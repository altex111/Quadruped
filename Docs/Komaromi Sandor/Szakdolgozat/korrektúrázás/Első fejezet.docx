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7778EA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33D96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="001676C5" w:rsidRPr="007531CF">
          <w:rPr>
            <w:rStyle w:val="Hiperhivatkozs"/>
            <w:noProof/>
          </w:rPr>
          <w:t>Abstract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 w:rsidR="001676C5">
          <w:rPr>
            <w:noProof/>
            <w:webHidden/>
          </w:rPr>
          <w:fldChar w:fldCharType="end"/>
        </w:r>
      </w:hyperlink>
    </w:p>
    <w:p w14:paraId="230E3C72" w14:textId="5F1FE050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="001676C5" w:rsidRPr="007531CF">
          <w:rPr>
            <w:rStyle w:val="Hiperhivatkozs"/>
            <w:noProof/>
          </w:rPr>
          <w:t>1 Bevezetés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7431B688" w14:textId="7DCCF1A7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="001676C5" w:rsidRPr="007531CF">
          <w:rPr>
            <w:rStyle w:val="Hiperhivatkozs"/>
            <w:noProof/>
          </w:rPr>
          <w:t>1.1 Pókszerű járó robot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 w:rsidR="001676C5">
          <w:rPr>
            <w:noProof/>
            <w:webHidden/>
          </w:rPr>
          <w:fldChar w:fldCharType="end"/>
        </w:r>
      </w:hyperlink>
    </w:p>
    <w:p w14:paraId="3234666F" w14:textId="7E7C71FB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="001676C5" w:rsidRPr="007531CF">
          <w:rPr>
            <w:rStyle w:val="Hiperhivatkozs"/>
            <w:noProof/>
          </w:rPr>
          <w:t>1.2 Új mechanikai modell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 w:rsidR="001676C5">
          <w:rPr>
            <w:noProof/>
            <w:webHidden/>
          </w:rPr>
          <w:fldChar w:fldCharType="end"/>
        </w:r>
      </w:hyperlink>
    </w:p>
    <w:p w14:paraId="1F4A80E0" w14:textId="7DDA4A8A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="001676C5" w:rsidRPr="007531CF">
          <w:rPr>
            <w:rStyle w:val="Hiperhivatkozs"/>
            <w:noProof/>
          </w:rPr>
          <w:t>1.3 Célkitűzések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 w:rsidR="001676C5">
          <w:rPr>
            <w:noProof/>
            <w:webHidden/>
          </w:rPr>
          <w:fldChar w:fldCharType="end"/>
        </w:r>
      </w:hyperlink>
    </w:p>
    <w:p w14:paraId="083ECEF8" w14:textId="23B1B644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="001676C5" w:rsidRPr="007531CF">
          <w:rPr>
            <w:rStyle w:val="Hiperhivatkozs"/>
            <w:noProof/>
          </w:rPr>
          <w:t>2 Mechanikai megvalósítás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C96BF68" w14:textId="5FCE6617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="001676C5" w:rsidRPr="007531CF">
          <w:rPr>
            <w:rStyle w:val="Hiperhivatkozs"/>
            <w:noProof/>
          </w:rPr>
          <w:t>2.1 Mechanikai paraméterek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 w:rsidR="001676C5">
          <w:rPr>
            <w:noProof/>
            <w:webHidden/>
          </w:rPr>
          <w:fldChar w:fldCharType="end"/>
        </w:r>
      </w:hyperlink>
    </w:p>
    <w:p w14:paraId="6E39E546" w14:textId="149A88AD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="001676C5" w:rsidRPr="007531CF">
          <w:rPr>
            <w:rStyle w:val="Hiperhivatkozs"/>
            <w:noProof/>
          </w:rPr>
          <w:t>2.2 Nyomtatás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3E1DAF3B" w14:textId="72898832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="001676C5" w:rsidRPr="007531CF">
          <w:rPr>
            <w:rStyle w:val="Hiperhivatkozs"/>
            <w:noProof/>
          </w:rPr>
          <w:t>2.2.1 Csavarok tesztelése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 w:rsidR="001676C5">
          <w:rPr>
            <w:noProof/>
            <w:webHidden/>
          </w:rPr>
          <w:fldChar w:fldCharType="end"/>
        </w:r>
      </w:hyperlink>
    </w:p>
    <w:p w14:paraId="13D84D91" w14:textId="6BFAB203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="001676C5" w:rsidRPr="007531CF">
          <w:rPr>
            <w:rStyle w:val="Hiperhivatkozs"/>
            <w:noProof/>
          </w:rPr>
          <w:t>2.2.2 Alkatrész újra tervezés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 w:rsidR="001676C5">
          <w:rPr>
            <w:noProof/>
            <w:webHidden/>
          </w:rPr>
          <w:fldChar w:fldCharType="end"/>
        </w:r>
      </w:hyperlink>
    </w:p>
    <w:p w14:paraId="6C247310" w14:textId="18FEFB6A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="001676C5" w:rsidRPr="007531CF">
          <w:rPr>
            <w:rStyle w:val="Hiperhivatkozs"/>
            <w:noProof/>
          </w:rPr>
          <w:t>3 Omnidirekcionális járási algoritmus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 w:rsidR="001676C5">
          <w:rPr>
            <w:noProof/>
            <w:webHidden/>
          </w:rPr>
          <w:fldChar w:fldCharType="end"/>
        </w:r>
      </w:hyperlink>
    </w:p>
    <w:p w14:paraId="4D5F2047" w14:textId="5690F097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="001676C5" w:rsidRPr="007531CF">
          <w:rPr>
            <w:rStyle w:val="Hiperhivatkozs"/>
            <w:noProof/>
          </w:rPr>
          <w:t>3.1 Láb elérési tartománya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55661A2F" w14:textId="44C718F7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="001676C5" w:rsidRPr="007531CF">
          <w:rPr>
            <w:rStyle w:val="Hiperhivatkozs"/>
            <w:noProof/>
          </w:rPr>
          <w:t>3.1.1 Az elérési tartomány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 w:rsidR="001676C5">
          <w:rPr>
            <w:noProof/>
            <w:webHidden/>
          </w:rPr>
          <w:fldChar w:fldCharType="end"/>
        </w:r>
      </w:hyperlink>
    </w:p>
    <w:p w14:paraId="49076779" w14:textId="47517CA2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="001676C5" w:rsidRPr="007531CF">
          <w:rPr>
            <w:rStyle w:val="Hiperhivatkozs"/>
            <w:noProof/>
          </w:rPr>
          <w:t>3.1.2 Láb pályája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_Toc103991209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C196419" w14:textId="28379976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="001676C5" w:rsidRPr="007531CF">
          <w:rPr>
            <w:rStyle w:val="Hiperhivatkozs"/>
            <w:noProof/>
          </w:rPr>
          <w:t>3.1.3 Elérési tartomány középpontja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 w:rsidR="001676C5">
          <w:rPr>
            <w:noProof/>
            <w:webHidden/>
          </w:rPr>
          <w:fldChar w:fldCharType="end"/>
        </w:r>
      </w:hyperlink>
    </w:p>
    <w:p w14:paraId="3521F670" w14:textId="43DA9CA0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="001676C5" w:rsidRPr="007531CF">
          <w:rPr>
            <w:rStyle w:val="Hiperhivatkozs"/>
            <w:noProof/>
          </w:rPr>
          <w:t>3.1.4 Az elérési tartomány továbbfejlesztése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72F7FAFB" w14:textId="7DA6C48E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="001676C5" w:rsidRPr="007531CF">
          <w:rPr>
            <w:rStyle w:val="Hiperhivatkozs"/>
            <w:noProof/>
          </w:rPr>
          <w:t>3.2 Maximális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2E645649" w14:textId="104B4071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="001676C5" w:rsidRPr="007531CF">
          <w:rPr>
            <w:rStyle w:val="Hiperhivatkozs"/>
            <w:noProof/>
          </w:rPr>
          <w:t>3.2.1 Láb pályájának metszete a lépési tartománnyal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 w:rsidR="001676C5">
          <w:rPr>
            <w:noProof/>
            <w:webHidden/>
          </w:rPr>
          <w:fldChar w:fldCharType="end"/>
        </w:r>
      </w:hyperlink>
    </w:p>
    <w:p w14:paraId="5A4F05F6" w14:textId="76D2C05C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="001676C5" w:rsidRPr="007531CF">
          <w:rPr>
            <w:rStyle w:val="Hiperhivatkozs"/>
            <w:noProof/>
          </w:rPr>
          <w:t>3.2.2 Lépéstávolság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24A4873C" w14:textId="0D4B3AC7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="001676C5" w:rsidRPr="007531CF">
          <w:rPr>
            <w:rStyle w:val="Hiperhivatkozs"/>
            <w:noProof/>
          </w:rPr>
          <w:t>3.3 Lépéstávolság kiszámolása a teljes távolság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 w:rsidR="001676C5">
          <w:rPr>
            <w:noProof/>
            <w:webHidden/>
          </w:rPr>
          <w:fldChar w:fldCharType="end"/>
        </w:r>
      </w:hyperlink>
    </w:p>
    <w:p w14:paraId="56E4CC9B" w14:textId="0917D3EC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="001676C5" w:rsidRPr="007531CF">
          <w:rPr>
            <w:rStyle w:val="Hiperhivatkozs"/>
            <w:noProof/>
          </w:rPr>
          <w:t>3.4 Lépéssorrend kiválasztása mozgásirány függvényében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28A3EE9" w14:textId="47C307D0" w:rsidR="001676C5" w:rsidRDefault="007778E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="001676C5" w:rsidRPr="007531CF">
          <w:rPr>
            <w:rStyle w:val="Hiperhivatkozs"/>
            <w:noProof/>
          </w:rPr>
          <w:t>3.4.1 Kritikus szög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2C9C3A00" w14:textId="0F269C79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="001676C5" w:rsidRPr="007531CF">
          <w:rPr>
            <w:rStyle w:val="Hiperhivatkozs"/>
            <w:noProof/>
          </w:rPr>
          <w:t>3.5 Láb új pozíciójának kiválasztása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_Toc103991218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0069E52D" w14:textId="55F4F3C4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="001676C5" w:rsidRPr="007531CF">
          <w:rPr>
            <w:rStyle w:val="Hiperhivatkozs"/>
            <w:noProof/>
          </w:rPr>
          <w:t>3.6 A mozgási algoritmus hibái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_Toc103991219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 w:rsidR="001676C5">
          <w:rPr>
            <w:noProof/>
            <w:webHidden/>
          </w:rPr>
          <w:fldChar w:fldCharType="end"/>
        </w:r>
      </w:hyperlink>
    </w:p>
    <w:p w14:paraId="79899449" w14:textId="63AB4897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="001676C5" w:rsidRPr="007531CF">
          <w:rPr>
            <w:rStyle w:val="Hiperhivatkozs"/>
            <w:noProof/>
          </w:rPr>
          <w:t>4 Szimuláció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_Toc103991220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2E0AA36B" w14:textId="2DE35DA0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="001676C5" w:rsidRPr="007531CF">
          <w:rPr>
            <w:rStyle w:val="Hiperhivatkozs"/>
            <w:noProof/>
          </w:rPr>
          <w:t>4.1 Modell betöltése a szimulációba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_Toc103991221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692BFB23" w14:textId="3093B522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="001676C5" w:rsidRPr="007531CF">
          <w:rPr>
            <w:rStyle w:val="Hiperhivatkozs"/>
            <w:noProof/>
          </w:rPr>
          <w:t>4.2 Algoritmus tervezése szimulációban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_Toc103991222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 w:rsidR="001676C5">
          <w:rPr>
            <w:noProof/>
            <w:webHidden/>
          </w:rPr>
          <w:fldChar w:fldCharType="end"/>
        </w:r>
      </w:hyperlink>
    </w:p>
    <w:p w14:paraId="574E618E" w14:textId="55DFF351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="001676C5" w:rsidRPr="007531CF">
          <w:rPr>
            <w:rStyle w:val="Hiperhivatkozs"/>
            <w:noProof/>
          </w:rPr>
          <w:t>5 Áttérés fizikai robotra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_Toc103991223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75015761" w14:textId="3AFB1F19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="001676C5" w:rsidRPr="007531CF">
          <w:rPr>
            <w:rStyle w:val="Hiperhivatkozs"/>
            <w:noProof/>
          </w:rPr>
          <w:t>5.1 Robot kalibrálása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_Toc103991224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 w:rsidR="001676C5">
          <w:rPr>
            <w:noProof/>
            <w:webHidden/>
          </w:rPr>
          <w:fldChar w:fldCharType="end"/>
        </w:r>
      </w:hyperlink>
    </w:p>
    <w:p w14:paraId="4F82196D" w14:textId="3AD6156D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="001676C5" w:rsidRPr="007531CF">
          <w:rPr>
            <w:rStyle w:val="Hiperhivatkozs"/>
            <w:noProof/>
          </w:rPr>
          <w:t>6 Fejlesztési lehetőségek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4D1647BC" w14:textId="34EA231E" w:rsidR="001676C5" w:rsidRDefault="007778E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="001676C5" w:rsidRPr="007531CF">
          <w:rPr>
            <w:rStyle w:val="Hiperhivatkozs"/>
            <w:noProof/>
          </w:rPr>
          <w:t>6.1 Kanyarodás megvalósítása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_Toc103991226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 w:rsidR="001676C5">
          <w:rPr>
            <w:noProof/>
            <w:webHidden/>
          </w:rPr>
          <w:fldChar w:fldCharType="end"/>
        </w:r>
      </w:hyperlink>
    </w:p>
    <w:p w14:paraId="6ACAC8AB" w14:textId="080A5925" w:rsidR="001676C5" w:rsidRDefault="007778EA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="001676C5" w:rsidRPr="007531CF">
          <w:rPr>
            <w:rStyle w:val="Hiperhivatkozs"/>
            <w:noProof/>
          </w:rPr>
          <w:t>7 Irodalomjegyzék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_Toc103991227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 w:rsidR="001676C5"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5D5B2C68" w14:textId="72EE092C" w:rsidR="00E6174E" w:rsidDel="00480956" w:rsidRDefault="00C20F27" w:rsidP="00E6174E">
      <w:pPr>
        <w:rPr>
          <w:del w:id="12" w:author="Sándor Komáromi" w:date="2022-05-21T15:15:00Z"/>
        </w:rPr>
      </w:pPr>
      <w:del w:id="13" w:author="Sándor Komáromi" w:date="2022-05-21T15:15:00Z">
        <w:r w:rsidDel="00480956">
          <w:delText xml:space="preserve">Manapság </w:delText>
        </w:r>
        <w:r w:rsidR="00442BA8" w:rsidDel="00480956">
          <w:delText>egyre inkább előtérbe kerül azon robotok használata, melyek felderítési</w:delText>
        </w:r>
        <w:r w:rsidR="00435744" w:rsidDel="00480956">
          <w:delText>, felfedezési</w:delText>
        </w:r>
        <w:r w:rsidR="00442BA8" w:rsidDel="00480956">
          <w:delText xml:space="preserve"> </w:delText>
        </w:r>
        <w:r w:rsidR="00435744" w:rsidDel="00480956">
          <w:delText xml:space="preserve">feladatokat látnak el. </w:delText>
        </w:r>
        <w:r w:rsidR="005543F7" w:rsidDel="00480956">
          <w:delText>E</w:delText>
        </w:r>
        <w:r w:rsidR="00380372" w:rsidDel="00480956">
          <w:delText>gy ilyen robotnak a talaj minőségétől függetlenül is képesnek kell lennie</w:delText>
        </w:r>
        <w:r w:rsidR="005543F7" w:rsidDel="00480956">
          <w:delText xml:space="preserve"> a problémamentes mozgásra</w:delText>
        </w:r>
        <w:r w:rsidR="00E31280" w:rsidDel="00480956">
          <w:delText xml:space="preserve">. </w:delText>
        </w:r>
        <w:r w:rsidR="005543F7" w:rsidDel="00480956">
          <w:delText>Ebből kiindulva</w:delText>
        </w:r>
      </w:del>
      <w:ins w:id="14" w:author="János Dusa" w:date="2022-05-21T08:28:00Z">
        <w:del w:id="15" w:author="Sándor Komáromi" w:date="2022-05-21T15:15:00Z">
          <w:r w:rsidR="002E7E3F" w:rsidDel="00480956">
            <w:delText>,</w:delText>
          </w:r>
        </w:del>
      </w:ins>
      <w:del w:id="16" w:author="Sándor Komáromi" w:date="2022-05-21T15:15:00Z">
        <w:r w:rsidR="005543F7" w:rsidDel="00480956">
          <w:delText xml:space="preserve"> a </w:delText>
        </w:r>
        <w:r w:rsidR="0010640A" w:rsidDel="00480956">
          <w:delText>teljességre való törekvés nélkül elmondhatjuk</w:delText>
        </w:r>
      </w:del>
      <w:ins w:id="17" w:author="János Dusa" w:date="2022-05-21T08:28:00Z">
        <w:del w:id="18" w:author="Sándor Komáromi" w:date="2022-05-21T15:15:00Z">
          <w:r w:rsidR="002E7E3F" w:rsidDel="00480956">
            <w:delText xml:space="preserve"> azt</w:delText>
          </w:r>
        </w:del>
      </w:ins>
      <w:del w:id="19" w:author="Sándor Komáromi" w:date="2022-05-21T15:15:00Z">
        <w:r w:rsidR="0010640A" w:rsidDel="00480956">
          <w:delText>, hogy a legtöbb ilyen robot</w:delText>
        </w:r>
        <w:r w:rsidR="005543F7" w:rsidDel="00480956">
          <w:delText xml:space="preserve"> nem kerekek segítségével mozog, hanem lábakon jár, melyek alkalmasak a talaj egyenetlenségének kikompenzálására</w:delText>
        </w:r>
      </w:del>
      <w:ins w:id="20" w:author="János Dusa" w:date="2022-05-21T08:29:00Z">
        <w:del w:id="21" w:author="Sándor Komáromi" w:date="2022-05-21T15:15:00Z">
          <w:r w:rsidR="002E7E3F" w:rsidDel="00480956">
            <w:delText xml:space="preserve"> is</w:delText>
          </w:r>
        </w:del>
      </w:ins>
      <w:del w:id="22" w:author="Sándor Komáromi" w:date="2022-05-21T15:15:00Z">
        <w:r w:rsidR="005543F7" w:rsidDel="00480956">
          <w:delText xml:space="preserve">. Egy felderítő robotnak </w:delText>
        </w:r>
        <w:r w:rsidR="002916D5" w:rsidDel="00480956">
          <w:delText xml:space="preserve">alkalmasnak kell lennie több irányú mozgásra, hiszen elképzelhető olyan eset, hogy </w:delText>
        </w:r>
      </w:del>
      <w:ins w:id="23" w:author="János Dusa" w:date="2022-05-21T08:29:00Z">
        <w:del w:id="24" w:author="Sándor Komáromi" w:date="2022-05-21T15:15:00Z">
          <w:r w:rsidR="002E7E3F" w:rsidDel="00480956">
            <w:delText>amiko</w:delText>
          </w:r>
        </w:del>
      </w:ins>
      <w:ins w:id="25" w:author="János Dusa" w:date="2022-05-21T08:30:00Z">
        <w:del w:id="26" w:author="Sándor Komáromi" w:date="2022-05-21T15:15:00Z">
          <w:r w:rsidR="002E7E3F" w:rsidDel="00480956">
            <w:delText>r</w:delText>
          </w:r>
        </w:del>
      </w:ins>
      <w:ins w:id="27" w:author="János Dusa" w:date="2022-05-21T08:29:00Z">
        <w:del w:id="28" w:author="Sándor Komáromi" w:date="2022-05-21T15:15:00Z">
          <w:r w:rsidR="002E7E3F" w:rsidDel="00480956">
            <w:delText xml:space="preserve"> </w:delText>
          </w:r>
        </w:del>
      </w:ins>
      <w:del w:id="29" w:author="Sándor Komáromi" w:date="2022-05-21T15:15:00Z">
        <w:r w:rsidR="005C529C" w:rsidDel="00480956">
          <w:delText xml:space="preserve">a robot mozgási iránya különbözik annak nézési irányától. </w:delText>
        </w:r>
        <w:r w:rsidR="0010640A" w:rsidDel="00480956">
          <w:delText>Egy felderítésre alkalmas robot esetében nagyon fontos a külvilágról szóló információk gyűjtése, a robotnak fel kell tudnia ismerni</w:delText>
        </w:r>
      </w:del>
      <w:ins w:id="30" w:author="János Dusa" w:date="2022-05-21T08:30:00Z">
        <w:del w:id="31" w:author="Sándor Komáromi" w:date="2022-05-21T15:15:00Z">
          <w:r w:rsidR="00C4703C" w:rsidDel="00480956">
            <w:delText>e</w:delText>
          </w:r>
        </w:del>
      </w:ins>
      <w:del w:id="32" w:author="Sándor Komáromi" w:date="2022-05-21T15:15:00Z">
        <w:r w:rsidR="0010640A" w:rsidDel="00480956">
          <w:delText xml:space="preserve"> a </w:delText>
        </w:r>
        <w:r w:rsidR="009C03D0" w:rsidDel="00480956">
          <w:delText>körülötte lévő tér határait, illetve</w:delText>
        </w:r>
      </w:del>
      <w:ins w:id="33" w:author="János Dusa" w:date="2022-05-21T08:31:00Z">
        <w:del w:id="34" w:author="Sándor Komáromi" w:date="2022-05-21T15:15:00Z">
          <w:r w:rsidR="00C4703C" w:rsidDel="00480956">
            <w:delText xml:space="preserve"> koordinálnia kell</w:delText>
          </w:r>
        </w:del>
      </w:ins>
      <w:del w:id="35" w:author="Sándor Komáromi" w:date="2022-05-21T15:15:00Z">
        <w:r w:rsidR="009C03D0" w:rsidDel="00480956">
          <w:delText xml:space="preserve"> a saját mozgását </w:delText>
        </w:r>
      </w:del>
      <w:ins w:id="36" w:author="János Dusa" w:date="2022-05-21T08:32:00Z">
        <w:del w:id="37" w:author="Sándor Komáromi" w:date="2022-05-21T15:15:00Z">
          <w:r w:rsidR="00C4703C" w:rsidDel="00480956">
            <w:delText xml:space="preserve">is </w:delText>
          </w:r>
        </w:del>
      </w:ins>
      <w:del w:id="38" w:author="Sándor Komáromi" w:date="2022-05-21T15:15:00Z">
        <w:r w:rsidR="009C03D0" w:rsidDel="00480956">
          <w:delText>ebben a térben.</w:delText>
        </w:r>
      </w:del>
    </w:p>
    <w:p w14:paraId="771C7F52" w14:textId="5D4BA198" w:rsidR="00D375C4" w:rsidRDefault="008D1BD1" w:rsidP="00D375C4">
      <w:r>
        <w:t xml:space="preserve">Manapság egyre inkább előtérbe kerül a </w:t>
      </w:r>
      <w:r w:rsidR="003B58C9">
        <w:t>mobil robotok fejlesztése</w:t>
      </w:r>
      <w:ins w:id="39" w:author="János Dusa" w:date="2022-05-21T08:34:00Z">
        <w:r w:rsidR="00C4703C">
          <w:t>, felhasználása</w:t>
        </w:r>
      </w:ins>
      <w:r w:rsidR="003B58C9">
        <w:t>,</w:t>
      </w:r>
      <w:del w:id="40" w:author="János Dusa" w:date="2022-05-21T08:35:00Z">
        <w:r w:rsidR="003B58C9" w:rsidDel="00C4703C">
          <w:delText xml:space="preserve"> egyre több helyen jelennek meg,</w:delText>
        </w:r>
      </w:del>
      <w:ins w:id="41" w:author="János Dusa" w:date="2022-05-21T08:36:00Z">
        <w:r w:rsidR="007056BD">
          <w:t xml:space="preserve"> </w:t>
        </w:r>
      </w:ins>
      <w:ins w:id="42" w:author="János Dusa" w:date="2022-05-21T08:35:00Z">
        <w:r w:rsidR="007056BD">
          <w:t>nap</w:t>
        </w:r>
      </w:ins>
      <w:ins w:id="43" w:author="János Dusa" w:date="2022-05-21T08:36:00Z">
        <w:r w:rsidR="007056BD">
          <w:t>jainkban</w:t>
        </w:r>
      </w:ins>
      <w:r w:rsidR="003B58C9">
        <w:t xml:space="preserve"> elsődlegesen az iparban</w:t>
      </w:r>
      <w:ins w:id="44" w:author="János Dusa" w:date="2022-05-21T08:33:00Z">
        <w:r w:rsidR="00C4703C">
          <w:t xml:space="preserve"> jelennek meg</w:t>
        </w:r>
      </w:ins>
      <w:r w:rsidR="003B58C9">
        <w:t>, de egyéb más alkalmazásterületük is feltör</w:t>
      </w:r>
      <w:r w:rsidR="008A30EE">
        <w:t>ekvőben</w:t>
      </w:r>
      <w:r w:rsidR="003B58C9">
        <w:t xml:space="preserve"> van. </w:t>
      </w:r>
      <w:r w:rsidR="008A30EE">
        <w:t>A mobil robotok egy</w:t>
      </w:r>
      <w:ins w:id="45" w:author="János Dusa" w:date="2022-05-21T08:39:00Z">
        <w:r w:rsidR="007056BD">
          <w:t>ik</w:t>
        </w:r>
      </w:ins>
      <w:r w:rsidR="008A30EE">
        <w:t xml:space="preserve"> speciális területe a járó robotok, ezek</w:t>
      </w:r>
      <w:del w:id="46" w:author="János Dusa" w:date="2022-05-21T08:37:00Z">
        <w:r w:rsidR="008A30EE" w:rsidDel="007056BD">
          <w:delText>nek</w:delText>
        </w:r>
      </w:del>
      <w:r w:rsidR="008A30EE">
        <w:t xml:space="preserve"> </w:t>
      </w:r>
      <w:del w:id="47" w:author="János Dusa" w:date="2022-05-21T08:37:00Z">
        <w:r w:rsidR="008A30EE" w:rsidDel="007056BD">
          <w:delText xml:space="preserve">felépítésük </w:delText>
        </w:r>
      </w:del>
      <w:ins w:id="48" w:author="János Dusa" w:date="2022-05-21T08:37:00Z">
        <w:r w:rsidR="007056BD">
          <w:t xml:space="preserve">felépítése </w:t>
        </w:r>
      </w:ins>
      <w:r w:rsidR="008A30EE">
        <w:t>bonyolultabb a hagyományos kerék meghajtású robotok</w:t>
      </w:r>
      <w:del w:id="49" w:author="János Dusa" w:date="2022-05-21T08:38:00Z">
        <w:r w:rsidR="008A30EE" w:rsidDel="007056BD">
          <w:delText>kal szemben</w:delText>
        </w:r>
      </w:del>
      <w:ins w:id="50" w:author="János Dusa" w:date="2022-05-21T08:38:00Z">
        <w:r w:rsidR="007056BD">
          <w:t>nál</w:t>
        </w:r>
      </w:ins>
      <w:r w:rsidR="008A30EE">
        <w:t>, viszont</w:t>
      </w:r>
      <w:ins w:id="51" w:author="János Dusa" w:date="2022-05-21T08:39:00Z">
        <w:r w:rsidR="007056BD">
          <w:t xml:space="preserve"> sokkal</w:t>
        </w:r>
      </w:ins>
      <w:r w:rsidR="008A30EE">
        <w:t xml:space="preserve">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</w:t>
      </w:r>
      <w:ins w:id="52" w:author="János Dusa" w:date="2022-05-21T08:39:00Z">
        <w:r w:rsidR="007056BD">
          <w:t>uk</w:t>
        </w:r>
      </w:ins>
      <w:r w:rsidR="007B130E">
        <w:t xml:space="preserve">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</w:t>
      </w:r>
      <w:ins w:id="53" w:author="János Dusa" w:date="2022-05-21T08:41:00Z">
        <w:r w:rsidR="003D438F">
          <w:t xml:space="preserve">a </w:t>
        </w:r>
      </w:ins>
      <w:r w:rsidR="00B42A1F">
        <w:t>környezetük feltérképezése</w:t>
      </w:r>
      <w:ins w:id="54" w:author="János Dusa" w:date="2022-05-21T08:40:00Z">
        <w:r w:rsidR="007056BD">
          <w:t>,</w:t>
        </w:r>
      </w:ins>
      <w:r w:rsidR="00B42A1F">
        <w:t xml:space="preserve"> és </w:t>
      </w:r>
      <w:del w:id="55" w:author="János Dusa" w:date="2022-05-21T08:40:00Z">
        <w:r w:rsidR="00AE6B81" w:rsidDel="007056BD">
          <w:delText>bennük a</w:delText>
        </w:r>
      </w:del>
      <w:ins w:id="56" w:author="János Dusa" w:date="2022-05-21T08:40:00Z">
        <w:r w:rsidR="007056BD">
          <w:t>az abban való</w:t>
        </w:r>
      </w:ins>
      <w:r w:rsidR="00AE6B81">
        <w:t xml:space="preserve"> problémamentes navigáció megvalósítása. </w:t>
      </w:r>
      <w:del w:id="57" w:author="János Dusa" w:date="2022-05-21T08:41:00Z">
        <w:r w:rsidR="00AE6B81" w:rsidDel="003D438F">
          <w:delText xml:space="preserve">Ezen </w:delText>
        </w:r>
      </w:del>
      <w:ins w:id="58" w:author="János Dusa" w:date="2022-05-21T08:41:00Z">
        <w:r w:rsidR="003D438F">
          <w:t xml:space="preserve">Eme </w:t>
        </w:r>
      </w:ins>
      <w:r w:rsidR="00AE6B81">
        <w:t>robotok mechanikai kialakításából következik, hogy alkalmasak többirányú mozgás megvalósítására</w:t>
      </w:r>
      <w:r w:rsidR="00D375C4">
        <w:t xml:space="preserve">, </w:t>
      </w:r>
      <w:del w:id="59" w:author="János Dusa" w:date="2022-05-21T08:43:00Z">
        <w:r w:rsidR="00D375C4" w:rsidDel="003D438F">
          <w:delText xml:space="preserve">például </w:delText>
        </w:r>
      </w:del>
      <w:ins w:id="60" w:author="János Dusa" w:date="2022-05-21T08:43:00Z">
        <w:r w:rsidR="003D438F">
          <w:t>vagyis könnyedén</w:t>
        </w:r>
      </w:ins>
      <w:del w:id="61" w:author="János Dusa" w:date="2022-05-21T08:43:00Z">
        <w:r w:rsidR="00D375C4" w:rsidDel="003D438F">
          <w:delText>ugyanúgy</w:delText>
        </w:r>
      </w:del>
      <w:r w:rsidR="00D375C4">
        <w:t xml:space="preserve"> tud</w:t>
      </w:r>
      <w:ins w:id="62" w:author="János Dusa" w:date="2022-05-21T08:42:00Z">
        <w:r w:rsidR="003D438F">
          <w:t>nak</w:t>
        </w:r>
      </w:ins>
      <w:r w:rsidR="00D375C4">
        <w:t xml:space="preserve"> előre</w:t>
      </w:r>
      <w:ins w:id="63" w:author="János Dusa" w:date="2022-05-21T08:42:00Z">
        <w:r w:rsidR="003D438F">
          <w:t>, hátra,</w:t>
        </w:r>
      </w:ins>
      <w:del w:id="64" w:author="János Dusa" w:date="2022-05-21T08:42:00Z">
        <w:r w:rsidR="00D375C4" w:rsidDel="003D438F">
          <w:delText xml:space="preserve"> és</w:delText>
        </w:r>
      </w:del>
      <w:r w:rsidR="00D375C4">
        <w:t xml:space="preserve"> oldalra</w:t>
      </w:r>
      <w:ins w:id="65" w:author="János Dusa" w:date="2022-05-21T08:42:00Z">
        <w:r w:rsidR="003D438F">
          <w:t>,</w:t>
        </w:r>
      </w:ins>
      <w:r w:rsidR="00D375C4">
        <w:t xml:space="preserve"> </w:t>
      </w:r>
      <w:ins w:id="66" w:author="János Dusa" w:date="2022-05-21T08:42:00Z">
        <w:r w:rsidR="003D438F">
          <w:t>fel és le</w:t>
        </w:r>
      </w:ins>
      <w:del w:id="67" w:author="János Dusa" w:date="2022-05-21T08:42:00Z">
        <w:r w:rsidR="00D375C4" w:rsidDel="003D438F">
          <w:delText>is</w:delText>
        </w:r>
      </w:del>
      <w:r w:rsidR="00D375C4">
        <w:t xml:space="preserve"> lépkedni.</w:t>
      </w:r>
    </w:p>
    <w:p w14:paraId="3C0DA79D" w14:textId="77A856D6" w:rsidR="00D375C4" w:rsidRDefault="0004304E" w:rsidP="00E6174E">
      <w:r>
        <w:t xml:space="preserve">A szakdolgozatom </w:t>
      </w:r>
      <w:ins w:id="68" w:author="János Dusa" w:date="2022-05-21T08:44:00Z">
        <w:r w:rsidR="003D438F">
          <w:t xml:space="preserve">megvalósítása </w:t>
        </w:r>
      </w:ins>
      <w:r>
        <w:t>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 w:rsidR="00904161">
        <w:t xml:space="preserve"> </w:t>
      </w:r>
      <w:sdt>
        <w:sdtPr>
          <w:id w:val="464086791"/>
          <w:citation/>
        </w:sdtPr>
        <w:sdtEndPr/>
        <w:sdtContent>
          <w:r w:rsidR="00904161">
            <w:fldChar w:fldCharType="begin"/>
          </w:r>
          <w:r w:rsidR="00904161">
            <w:instrText xml:space="preserve"> CITATION Kom21 \l 1038 </w:instrText>
          </w:r>
          <w:r w:rsidR="00904161">
            <w:fldChar w:fldCharType="separate"/>
          </w:r>
          <w:r w:rsidR="00C33D96">
            <w:rPr>
              <w:noProof/>
            </w:rPr>
            <w:t>[1]</w:t>
          </w:r>
          <w:r w:rsidR="00904161">
            <w:fldChar w:fldCharType="end"/>
          </w:r>
        </w:sdtContent>
      </w:sdt>
      <w:r>
        <w:t xml:space="preserve"> során</w:t>
      </w:r>
      <w:r w:rsidR="00AA6D9C">
        <w:t xml:space="preserve"> tervezett robot</w:t>
      </w:r>
      <w:ins w:id="69" w:author="Sándor Komáromi" w:date="2022-05-21T15:17:00Z">
        <w:r w:rsidR="002F557E">
          <w:t xml:space="preserve"> </w:t>
        </w:r>
      </w:ins>
      <w:ins w:id="70" w:author="Sándor Komáromi" w:date="2022-05-21T15:18:00Z">
        <w:r w:rsidR="002F557E">
          <w:t>háromdimenziós</w:t>
        </w:r>
      </w:ins>
      <w:r w:rsidR="00651157">
        <w:t xml:space="preserve"> </w:t>
      </w:r>
      <w:ins w:id="71" w:author="Sándor Komáromi" w:date="2022-05-21T15:18:00Z">
        <w:r w:rsidR="002F557E">
          <w:t>(</w:t>
        </w:r>
      </w:ins>
      <w:r w:rsidR="00651157">
        <w:t>3D</w:t>
      </w:r>
      <w:ins w:id="72" w:author="Sándor Komáromi" w:date="2022-05-21T15:18:00Z">
        <w:r w:rsidR="002F557E">
          <w:t>)</w:t>
        </w:r>
      </w:ins>
      <w:r w:rsidR="00651157">
        <w:t xml:space="preserve"> nyomtatással készített alkatrésze</w:t>
      </w:r>
      <w:ins w:id="73" w:author="János Dusa" w:date="2022-05-21T08:44:00Z">
        <w:r w:rsidR="003D438F">
          <w:t>ine</w:t>
        </w:r>
      </w:ins>
      <w:r w:rsidR="00651157">
        <w:t>k</w:t>
      </w:r>
      <w:r w:rsidR="00AA6D9C">
        <w:t xml:space="preserve"> </w:t>
      </w:r>
      <w:r w:rsidR="00651157">
        <w:t>legyártása</w:t>
      </w:r>
      <w:ins w:id="74" w:author="János Dusa" w:date="2022-05-21T08:50:00Z">
        <w:r w:rsidR="00CF2996">
          <w:t xml:space="preserve"> és</w:t>
        </w:r>
      </w:ins>
      <w:del w:id="75" w:author="János Dusa" w:date="2022-05-21T08:50:00Z">
        <w:r w:rsidR="00651157" w:rsidDel="00CF2996">
          <w:delText>,</w:delText>
        </w:r>
      </w:del>
      <w:r w:rsidR="00651157">
        <w:t xml:space="preserve"> összeszerelése</w:t>
      </w:r>
      <w:ins w:id="76" w:author="János Dusa" w:date="2022-05-21T08:45:00Z">
        <w:r w:rsidR="003D438F">
          <w:t xml:space="preserve"> volt</w:t>
        </w:r>
      </w:ins>
      <w:r w:rsidR="00D375C4">
        <w:t xml:space="preserve">. Továbbá </w:t>
      </w:r>
      <w:del w:id="77" w:author="János Dusa" w:date="2022-05-21T08:45:00Z">
        <w:r w:rsidR="00D375C4" w:rsidDel="003D438F">
          <w:delText xml:space="preserve">feladatom </w:delText>
        </w:r>
      </w:del>
      <w:ins w:id="78" w:author="János Dusa" w:date="2022-05-21T08:45:00Z">
        <w:r w:rsidR="003D438F">
          <w:t xml:space="preserve">célkitűzésemnek tekintettem </w:t>
        </w:r>
      </w:ins>
      <w:r w:rsidR="00D375C4">
        <w:t xml:space="preserve">egy olyan új járási algoritmus </w:t>
      </w:r>
      <w:ins w:id="79" w:author="János Dusa" w:date="2022-05-21T08:50:00Z">
        <w:r w:rsidR="00CF2996">
          <w:t>el</w:t>
        </w:r>
      </w:ins>
      <w:r w:rsidR="00D375C4">
        <w:t>készítés</w:t>
      </w:r>
      <w:ins w:id="80" w:author="János Dusa" w:date="2022-05-21T08:46:00Z">
        <w:r w:rsidR="00CF2996">
          <w:t>ét</w:t>
        </w:r>
      </w:ins>
      <w:del w:id="81" w:author="János Dusa" w:date="2022-05-21T08:46:00Z">
        <w:r w:rsidR="00D375C4" w:rsidDel="00CF2996">
          <w:delText>e</w:delText>
        </w:r>
      </w:del>
      <w:r w:rsidR="00D375C4">
        <w:t xml:space="preserve">, mely megvalósítja a fent említett mozgási sémát, miközben a robot orientációjának változtatásáért is felel. </w:t>
      </w:r>
      <w:del w:id="82" w:author="János Dusa" w:date="2022-05-21T08:47:00Z">
        <w:r w:rsidR="009F5E63" w:rsidDel="00CF2996">
          <w:delText>Valamint feladatom,</w:delText>
        </w:r>
      </w:del>
      <w:ins w:id="83" w:author="János Dusa" w:date="2022-05-21T08:47:00Z">
        <w:r w:rsidR="00CF2996">
          <w:t>S végül, de nem utolsó sorban</w:t>
        </w:r>
      </w:ins>
      <w:r w:rsidR="009F5E63">
        <w:t xml:space="preserve"> az új mechanikával rendelkező robot vissza</w:t>
      </w:r>
      <w:del w:id="84" w:author="János Dusa" w:date="2022-05-21T08:48:00Z">
        <w:r w:rsidR="009F5E63" w:rsidDel="00CF2996">
          <w:delText xml:space="preserve"> </w:delText>
        </w:r>
      </w:del>
      <w:r w:rsidR="009F5E63">
        <w:t>integrálása</w:t>
      </w:r>
      <w:ins w:id="85" w:author="János Dusa" w:date="2022-05-21T08:48:00Z">
        <w:r w:rsidR="00CF2996">
          <w:t xml:space="preserve"> is elvárás volt a r</w:t>
        </w:r>
      </w:ins>
      <w:ins w:id="86" w:author="János Dusa" w:date="2022-05-21T08:49:00Z">
        <w:r w:rsidR="00CF2996">
          <w:t>észemről a</w:t>
        </w:r>
      </w:ins>
      <w:r w:rsidR="009F5E63">
        <w:t xml:space="preserve"> Robot </w:t>
      </w:r>
      <w:proofErr w:type="spellStart"/>
      <w:r w:rsidR="009F5E63">
        <w:t>Operating</w:t>
      </w:r>
      <w:proofErr w:type="spellEnd"/>
      <w:r w:rsidR="009F5E63">
        <w:t xml:space="preserve"> System (ROS)</w:t>
      </w:r>
      <w:r w:rsidR="003229C9">
        <w:t xml:space="preserve"> </w:t>
      </w:r>
      <w:sdt>
        <w:sdtPr>
          <w:id w:val="-1397274964"/>
          <w:citation/>
        </w:sdtPr>
        <w:sdtEndPr/>
        <w:sdtContent>
          <w:r w:rsidR="003229C9">
            <w:fldChar w:fldCharType="begin"/>
          </w:r>
          <w:r w:rsidR="003229C9">
            <w:instrText xml:space="preserve"> CITATION Rob \l 1038 </w:instrText>
          </w:r>
          <w:r w:rsidR="003229C9">
            <w:fldChar w:fldCharType="separate"/>
          </w:r>
          <w:r w:rsidR="00C33D96">
            <w:rPr>
              <w:noProof/>
            </w:rPr>
            <w:t>[2]</w:t>
          </w:r>
          <w:r w:rsidR="003229C9">
            <w:fldChar w:fldCharType="end"/>
          </w:r>
        </w:sdtContent>
      </w:sdt>
      <w:r w:rsidR="009F5E63">
        <w:t xml:space="preserve">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87" w:name="_Ref103596470"/>
      <w:bookmarkStart w:id="88" w:name="_Ref103596983"/>
      <w:bookmarkStart w:id="89" w:name="_Toc103991198"/>
      <w:r>
        <w:t>Pókszerű járó robot</w:t>
      </w:r>
      <w:bookmarkEnd w:id="87"/>
      <w:bookmarkEnd w:id="88"/>
      <w:bookmarkEnd w:id="89"/>
    </w:p>
    <w:p w14:paraId="7637EE93" w14:textId="49866AEA" w:rsidR="008451EF" w:rsidRDefault="008E0C7B" w:rsidP="00D802EA">
      <w:r>
        <w:t xml:space="preserve">A robot készítése </w:t>
      </w:r>
      <w:bookmarkStart w:id="90" w:name="_Hlk103601223"/>
      <w:r>
        <w:t>Babits Mátyás</w:t>
      </w:r>
      <w:bookmarkEnd w:id="90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EndPr/>
        <w:sdtContent>
          <w:r w:rsidR="00012040">
            <w:fldChar w:fldCharType="begin"/>
          </w:r>
          <w:r w:rsidR="008518C8">
            <w:instrText xml:space="preserve">CITATION Bab18 \l 1038 </w:instrText>
          </w:r>
          <w:r w:rsidR="00012040">
            <w:fldChar w:fldCharType="separate"/>
          </w:r>
          <w:r w:rsidR="00C33D96">
            <w:rPr>
              <w:noProof/>
            </w:rPr>
            <w:t xml:space="preserve"> [3]</w:t>
          </w:r>
          <w:r w:rsidR="00012040">
            <w:fldChar w:fldCharType="end"/>
          </w:r>
        </w:sdtContent>
      </w:sdt>
      <w:r w:rsidR="00187734">
        <w:t xml:space="preserve"> </w:t>
      </w:r>
      <w:del w:id="91" w:author="János Dusa" w:date="2022-05-21T08:51:00Z">
        <w:r w:rsidR="00187734" w:rsidDel="00ED61C7">
          <w:delText>Aki</w:delText>
        </w:r>
        <w:r w:rsidR="00012040" w:rsidDel="00ED61C7">
          <w:delText xml:space="preserve"> </w:delText>
        </w:r>
      </w:del>
      <w:ins w:id="92" w:author="János Dusa" w:date="2022-05-21T08:51:00Z">
        <w:r w:rsidR="00ED61C7">
          <w:t xml:space="preserve">Ő </w:t>
        </w:r>
      </w:ins>
      <w:r w:rsidR="00012040">
        <w:t>egy</w:t>
      </w:r>
      <w:r w:rsidR="00187734">
        <w:t xml:space="preserve"> négylábú robotot alkotott meg, mely</w:t>
      </w:r>
      <w:del w:id="93" w:author="János Dusa" w:date="2022-05-21T08:52:00Z">
        <w:r w:rsidR="00187734" w:rsidDel="00ED61C7">
          <w:delText xml:space="preserve"> első</w:delText>
        </w:r>
      </w:del>
      <w:r w:rsidR="00187734">
        <w:t xml:space="preserve"> jelleg</w:t>
      </w:r>
      <w:ins w:id="94" w:author="János Dusa" w:date="2022-05-21T08:52:00Z">
        <w:r w:rsidR="00ED61C7">
          <w:t>ét tekintve</w:t>
        </w:r>
      </w:ins>
      <w:del w:id="95" w:author="János Dusa" w:date="2022-05-21T08:52:00Z">
        <w:r w:rsidR="00187734" w:rsidDel="00ED61C7">
          <w:delText>re</w:delText>
        </w:r>
      </w:del>
      <w:r w:rsidR="00187734">
        <w:t xml:space="preserve"> pókszerű volt. A robot négy lába egyenként </w:t>
      </w:r>
      <w:r w:rsidR="003C0226">
        <w:t>három</w:t>
      </w:r>
      <w:ins w:id="96" w:author="János Dusa" w:date="2022-05-21T08:52:00Z">
        <w:r w:rsidR="00ED61C7">
          <w:t>-három</w:t>
        </w:r>
      </w:ins>
      <w:r w:rsidR="00187734">
        <w:t xml:space="preserve"> </w:t>
      </w:r>
      <w:r w:rsidR="003C0226">
        <w:t>csuklóból állt</w:t>
      </w:r>
      <w:r w:rsidR="00187734">
        <w:t xml:space="preserve">, </w:t>
      </w:r>
      <w:commentRangeStart w:id="97"/>
      <w:r w:rsidR="00187734">
        <w:t xml:space="preserve">olyan </w:t>
      </w:r>
      <w:r w:rsidR="003C0226">
        <w:t>elrendezésben,</w:t>
      </w:r>
      <w:r w:rsidR="00187734">
        <w:t xml:space="preserve"> mint a pókok, rákok, vagy </w:t>
      </w:r>
      <w:ins w:id="98" w:author="János Dusa" w:date="2022-05-21T08:53:00Z">
        <w:r w:rsidR="00ED61C7">
          <w:t xml:space="preserve">a </w:t>
        </w:r>
      </w:ins>
      <w:r w:rsidR="00187734">
        <w:t>hangyák</w:t>
      </w:r>
      <w:r w:rsidR="003C0226">
        <w:t xml:space="preserve"> lábai</w:t>
      </w:r>
      <w:commentRangeEnd w:id="97"/>
      <w:r w:rsidR="004B4764">
        <w:rPr>
          <w:rStyle w:val="Jegyzethivatkozs"/>
        </w:rPr>
        <w:commentReference w:id="97"/>
      </w:r>
      <w:r w:rsidR="00187734">
        <w:t xml:space="preserve">. A </w:t>
      </w:r>
      <w:r w:rsidR="003C0226">
        <w:t>robot 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</w:t>
      </w:r>
      <w:del w:id="99" w:author="János Dusa" w:date="2022-05-21T08:53:00Z">
        <w:r w:rsidR="003C0226" w:rsidDel="00ED61C7">
          <w:delText>,</w:delText>
        </w:r>
      </w:del>
      <w:r w:rsidR="003C0226">
        <w:t xml:space="preserve"> az elegendő szabadsági fokot ahhoz, hogy egy</w:t>
      </w:r>
      <w:ins w:id="100" w:author="János Dusa" w:date="2022-05-21T08:53:00Z">
        <w:r w:rsidR="00ED61C7">
          <w:t>-egy</w:t>
        </w:r>
      </w:ins>
      <w:r w:rsidR="003C0226">
        <w:t xml:space="preserve"> láb minden</w:t>
      </w:r>
      <w:ins w:id="101" w:author="János Dusa" w:date="2022-05-21T08:54:00Z">
        <w:r w:rsidR="00ED61C7">
          <w:t xml:space="preserve"> olyan</w:t>
        </w:r>
      </w:ins>
      <w:r w:rsidR="003C0226">
        <w:t xml:space="preserve">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ins w:id="102" w:author="Sándor Komáromi" w:date="2022-05-21T13:19:00Z">
        <w:r w:rsidR="005B5288">
          <w:t xml:space="preserve"> (</w:t>
        </w:r>
        <w:proofErr w:type="spellStart"/>
        <w:r w:rsidR="005B5288">
          <w:t>firmware</w:t>
        </w:r>
        <w:proofErr w:type="spellEnd"/>
        <w:r w:rsidR="005B5288">
          <w:t>)</w:t>
        </w:r>
      </w:ins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ins w:id="103" w:author="János Dusa" w:date="2022-05-21T08:54:00Z">
        <w:r w:rsidR="00ED61C7">
          <w:t xml:space="preserve">az </w:t>
        </w:r>
      </w:ins>
      <w:r w:rsidR="00F26D5B">
        <w:t>inverz geometriai algoritmus segítségével a motorok szögét. A robot mozgása limitált volt</w:t>
      </w:r>
      <w:commentRangeStart w:id="104"/>
      <w:del w:id="105" w:author="János Dusa" w:date="2022-05-21T08:55:00Z">
        <w:r w:rsidR="00F26D5B" w:rsidDel="00ED61C7">
          <w:delText xml:space="preserve">, </w:delText>
        </w:r>
      </w:del>
      <w:ins w:id="106" w:author="János Dusa" w:date="2022-05-21T08:55:00Z">
        <w:r w:rsidR="00ED61C7">
          <w:t>;</w:t>
        </w:r>
      </w:ins>
      <w:commentRangeEnd w:id="104"/>
      <w:r w:rsidR="00545127">
        <w:rPr>
          <w:rStyle w:val="Jegyzethivatkozs"/>
        </w:rPr>
        <w:commentReference w:id="104"/>
      </w:r>
      <w:ins w:id="107" w:author="János Dusa" w:date="2022-05-21T08:55:00Z">
        <w:r w:rsidR="00ED61C7">
          <w:t xml:space="preserve"> </w:t>
        </w:r>
      </w:ins>
      <w:r w:rsidR="00F26D5B">
        <w:t>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8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08"/>
      <w:r w:rsidR="00651157">
        <w:t>: Babits Mátyás által készített pókszerű robot.</w:t>
      </w:r>
    </w:p>
    <w:p w14:paraId="0B1B46E3" w14:textId="0A286EFE" w:rsidR="005304D3" w:rsidRDefault="009A7F40" w:rsidP="004863A0">
      <w:del w:id="109" w:author="János Dusa" w:date="2022-05-21T08:56:00Z">
        <w:r w:rsidDel="002D1209">
          <w:delText>Mátyás után</w:delText>
        </w:r>
      </w:del>
      <w:ins w:id="110" w:author="János Dusa" w:date="2022-05-21T08:56:00Z">
        <w:r w:rsidR="002D1209">
          <w:t>Ezt követően</w:t>
        </w:r>
      </w:ins>
      <w:r>
        <w:t xml:space="preserve">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</w:t>
      </w:r>
      <w:del w:id="111" w:author="János Dusa" w:date="2022-05-21T08:56:00Z">
        <w:r w:rsidR="00F26D5B" w:rsidDel="002D1209">
          <w:delText>.</w:delText>
        </w:r>
      </w:del>
      <w:r w:rsidR="00F26D5B">
        <w:t xml:space="preserve"> </w:t>
      </w:r>
      <w:sdt>
        <w:sdtPr>
          <w:id w:val="-458722682"/>
          <w:citation/>
        </w:sdtPr>
        <w:sdtEndPr/>
        <w:sdtContent>
          <w:r w:rsidR="00F26D5B">
            <w:fldChar w:fldCharType="begin"/>
          </w:r>
          <w:r w:rsidR="003D6B04">
            <w:instrText xml:space="preserve">CITATION Mát20 \l 1038 </w:instrText>
          </w:r>
          <w:r w:rsidR="00F26D5B">
            <w:fldChar w:fldCharType="separate"/>
          </w:r>
          <w:r w:rsidR="00C33D96">
            <w:rPr>
              <w:noProof/>
            </w:rPr>
            <w:t>[4]</w:t>
          </w:r>
          <w:r w:rsidR="00F26D5B">
            <w:fldChar w:fldCharType="end"/>
          </w:r>
        </w:sdtContent>
      </w:sdt>
      <w:ins w:id="112" w:author="János Dusa" w:date="2022-05-21T08:56:00Z">
        <w:r w:rsidR="002D1209">
          <w:t>,</w:t>
        </w:r>
      </w:ins>
      <w:r>
        <w:t xml:space="preserve"> akinek elsődleges </w:t>
      </w:r>
      <w:del w:id="113" w:author="János Dusa" w:date="2022-05-21T08:57:00Z">
        <w:r w:rsidDel="002D1209">
          <w:delText xml:space="preserve">fókusza </w:delText>
        </w:r>
      </w:del>
      <w:ins w:id="114" w:author="János Dusa" w:date="2022-05-21T08:57:00Z">
        <w:r w:rsidR="002D1209">
          <w:t xml:space="preserve">célja </w:t>
        </w:r>
      </w:ins>
      <w:r>
        <w:t xml:space="preserve">a robot okosítása volt, </w:t>
      </w:r>
      <w:ins w:id="115" w:author="János Dusa" w:date="2022-05-21T08:57:00Z">
        <w:r w:rsidR="002D1209">
          <w:t xml:space="preserve">ezért olyan </w:t>
        </w:r>
      </w:ins>
      <w:r>
        <w:t>szenzorokkal szerelte fel</w:t>
      </w:r>
      <w:ins w:id="116" w:author="János Dusa" w:date="2022-05-21T08:58:00Z">
        <w:r w:rsidR="002D1209">
          <w:t xml:space="preserve"> azt</w:t>
        </w:r>
      </w:ins>
      <w:r>
        <w:t xml:space="preserve">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</w:t>
      </w:r>
      <w:ins w:id="117" w:author="János Dusa" w:date="2022-05-21T08:58:00Z">
        <w:r w:rsidR="002D1209">
          <w:t>ka</w:t>
        </w:r>
      </w:ins>
      <w:r>
        <w:t>t láttak el.</w:t>
      </w:r>
      <w:r w:rsidR="00CD07C1">
        <w:t xml:space="preserve"> </w:t>
      </w:r>
      <w:r w:rsidR="00E518DF">
        <w:t xml:space="preserve">Az okosítás jegyében Lóránt </w:t>
      </w:r>
      <w:del w:id="118" w:author="János Dusa" w:date="2022-05-21T08:58:00Z">
        <w:r w:rsidR="00DD48C8" w:rsidDel="002D1209">
          <w:delText xml:space="preserve">felszerelte </w:delText>
        </w:r>
      </w:del>
      <w:ins w:id="119" w:author="János Dusa" w:date="2022-05-21T08:58:00Z">
        <w:r w:rsidR="002D1209">
          <w:t xml:space="preserve">ellátta </w:t>
        </w:r>
      </w:ins>
      <w:r w:rsidR="00DD48C8">
        <w:t xml:space="preserve">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</w:t>
      </w:r>
      <w:ins w:id="120" w:author="János Dusa" w:date="2022-05-21T08:58:00Z">
        <w:r w:rsidR="002D1209">
          <w:t xml:space="preserve"> </w:t>
        </w:r>
      </w:ins>
      <w:ins w:id="121" w:author="János Dusa" w:date="2022-05-21T08:59:00Z">
        <w:r w:rsidR="002D1209">
          <w:t>is</w:t>
        </w:r>
      </w:ins>
      <w:r w:rsidR="00DD48C8">
        <w:t xml:space="preserve">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</w:t>
      </w:r>
      <w:del w:id="122" w:author="János Dusa" w:date="2022-05-21T08:59:00Z">
        <w:r w:rsidR="006F7D85" w:rsidDel="002D1209">
          <w:delText>Lóránt továbbá felszerelte a</w:delText>
        </w:r>
      </w:del>
      <w:ins w:id="123" w:author="János Dusa" w:date="2022-05-21T08:59:00Z">
        <w:r w:rsidR="002D1209">
          <w:t>A</w:t>
        </w:r>
      </w:ins>
      <w:r w:rsidR="006F7D85">
        <w:t xml:space="preserve"> </w:t>
      </w:r>
      <w:r w:rsidR="00CC7B61">
        <w:t>robot</w:t>
      </w:r>
      <w:del w:id="124" w:author="János Dusa" w:date="2022-05-21T09:00:00Z">
        <w:r w:rsidR="00CC7B61" w:rsidDel="002D1209">
          <w:delText>tal való kommunikációt</w:delText>
        </w:r>
      </w:del>
      <w:r w:rsidR="00CC7B61">
        <w:t xml:space="preserve"> egy </w:t>
      </w:r>
      <w:r w:rsidR="006F7D85">
        <w:t xml:space="preserve">ESP-01 wifi modullal </w:t>
      </w:r>
      <w:ins w:id="125" w:author="János Dusa" w:date="2022-05-21T09:00:00Z">
        <w:r w:rsidR="002D1209">
          <w:t xml:space="preserve">is gazdagodott, mely </w:t>
        </w:r>
      </w:ins>
      <w:r w:rsidR="006F7D85">
        <w:t>a távoli vezérlés megvalósítás</w:t>
      </w:r>
      <w:del w:id="126" w:author="János Dusa" w:date="2022-05-21T09:01:00Z">
        <w:r w:rsidR="006F7D85" w:rsidDel="00FE357C">
          <w:delText>a érdekében</w:delText>
        </w:r>
      </w:del>
      <w:ins w:id="127" w:author="János Dusa" w:date="2022-05-21T09:01:00Z">
        <w:r w:rsidR="00FE357C">
          <w:t>át</w:t>
        </w:r>
      </w:ins>
      <w:ins w:id="128" w:author="János Dusa" w:date="2022-05-21T09:02:00Z">
        <w:r w:rsidR="00FE357C">
          <w:t xml:space="preserve"> biztosító kommunikációért felelt</w:t>
        </w:r>
      </w:ins>
      <w:del w:id="129" w:author="János Dusa" w:date="2022-05-21T09:04:00Z">
        <w:r w:rsidR="006F7D85" w:rsidDel="00FE357C">
          <w:delText>.</w:delText>
        </w:r>
        <w:r w:rsidR="00CC7B61" w:rsidDel="00FE357C">
          <w:delText xml:space="preserve"> Valamint </w:delText>
        </w:r>
        <w:r w:rsidR="00C30A06" w:rsidDel="00FE357C">
          <w:delText>megvalósította</w:delText>
        </w:r>
      </w:del>
      <w:ins w:id="130" w:author="János Dusa" w:date="2022-05-21T09:04:00Z">
        <w:r w:rsidR="00FE357C">
          <w:t xml:space="preserve">, s egyben </w:t>
        </w:r>
      </w:ins>
      <w:ins w:id="131" w:author="János Dusa" w:date="2022-05-21T09:05:00Z">
        <w:r w:rsidR="00FE357C">
          <w:t>lehetővé tette</w:t>
        </w:r>
      </w:ins>
      <w:r w:rsidR="00C30A06">
        <w:t xml:space="preserve"> a robot irányítását </w:t>
      </w:r>
      <w:ins w:id="132" w:author="János Dusa" w:date="2022-05-21T09:04:00Z">
        <w:r w:rsidR="00FE357C">
          <w:t xml:space="preserve">a </w:t>
        </w:r>
      </w:ins>
      <w:r w:rsidR="00C30A06">
        <w:t xml:space="preserve">ROS platformon keresztül. </w:t>
      </w:r>
      <w:ins w:id="133" w:author="János Dusa" w:date="2022-05-21T09:06:00Z">
        <w:r w:rsidR="00FE357C">
          <w:t xml:space="preserve">A </w:t>
        </w:r>
      </w:ins>
      <w:proofErr w:type="spellStart"/>
      <w:r w:rsidR="00C30A06">
        <w:t>ROSSerial</w:t>
      </w:r>
      <w:proofErr w:type="spellEnd"/>
      <w:r w:rsidR="00C30A06">
        <w:t xml:space="preserve"> </w:t>
      </w:r>
      <w:proofErr w:type="spellStart"/>
      <w:r w:rsidR="00C30A06">
        <w:t>node</w:t>
      </w:r>
      <w:proofErr w:type="spellEnd"/>
      <w:r w:rsidR="00C30A06">
        <w:t xml:space="preserve"> segítségével kiépítette a robottal való kommunikációt</w:t>
      </w:r>
      <w:ins w:id="134" w:author="János Dusa" w:date="2022-05-21T09:06:00Z">
        <w:r w:rsidR="00164F0B">
          <w:t>, és a</w:t>
        </w:r>
      </w:ins>
      <w:del w:id="135" w:author="János Dusa" w:date="2022-05-21T09:06:00Z">
        <w:r w:rsidR="00C30A06" w:rsidDel="00164F0B">
          <w:delText>.</w:delText>
        </w:r>
      </w:del>
      <w:r w:rsidR="00C30A06">
        <w:t xml:space="preserve"> RVIZ </w:t>
      </w:r>
      <w:del w:id="136" w:author="János Dusa" w:date="2022-05-21T09:06:00Z">
        <w:r w:rsidR="00C30A06" w:rsidDel="00164F0B">
          <w:delText>és</w:delText>
        </w:r>
      </w:del>
      <w:ins w:id="137" w:author="János Dusa" w:date="2022-05-21T09:06:00Z">
        <w:r w:rsidR="00164F0B">
          <w:t>valamint a</w:t>
        </w:r>
      </w:ins>
      <w:r w:rsidR="00C30A06">
        <w:t xml:space="preserve"> </w:t>
      </w:r>
      <w:del w:id="138" w:author="János Dusa" w:date="2022-05-21T09:07:00Z">
        <w:r w:rsidR="00C30A06" w:rsidDel="00144A83">
          <w:delText>hector_slam</w:delText>
        </w:r>
      </w:del>
      <w:proofErr w:type="spellStart"/>
      <w:ins w:id="139" w:author="János Dusa" w:date="2022-05-21T09:07:00Z">
        <w:r w:rsidR="00144A83">
          <w:t>Hector</w:t>
        </w:r>
        <w:proofErr w:type="spellEnd"/>
        <w:r w:rsidR="00144A83">
          <w:t xml:space="preserve"> SLA</w:t>
        </w:r>
      </w:ins>
      <w:ins w:id="140" w:author="János Dusa" w:date="2022-05-21T09:08:00Z">
        <w:r w:rsidR="00144A83">
          <w:t>M</w:t>
        </w:r>
      </w:ins>
      <w:r w:rsidR="00C30A06">
        <w:t xml:space="preserve">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B303CE" w:rsidP="00F80D78">
      <w:pPr>
        <w:pStyle w:val="Kpalrs"/>
      </w:pPr>
      <w:fldSimple w:instr=" SEQ ábra \* ARABIC ">
        <w:r w:rsidR="00C33D96">
          <w:rPr>
            <w:noProof/>
          </w:rPr>
          <w:t>2</w:t>
        </w:r>
      </w:fldSimple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141" w:name="_Toc103991199"/>
      <w:r>
        <w:t>Új mechanikai modell</w:t>
      </w:r>
      <w:bookmarkEnd w:id="141"/>
    </w:p>
    <w:p w14:paraId="530EA874" w14:textId="32FDC28D" w:rsidR="00C05A5A" w:rsidRDefault="00C05A5A" w:rsidP="00E6174E">
      <w:r>
        <w:t>Az önálló laboratóriumom kezdetekor, mikor kézhez kaptam a Lóránt által készített robotot, elsődleges</w:t>
      </w:r>
      <w:r w:rsidR="00076797">
        <w:t xml:space="preserve">en a robot mechanikai </w:t>
      </w:r>
      <w:del w:id="142" w:author="János Dusa" w:date="2022-05-21T09:11:00Z">
        <w:r w:rsidR="00076797" w:rsidDel="00A37EA3">
          <w:delText xml:space="preserve">hibái </w:delText>
        </w:r>
      </w:del>
      <w:ins w:id="143" w:author="János Dusa" w:date="2022-05-21T09:11:00Z">
        <w:r w:rsidR="00A37EA3">
          <w:t xml:space="preserve">hiányosságai </w:t>
        </w:r>
      </w:ins>
      <w:r w:rsidR="00076797">
        <w:t xml:space="preserve">voltak </w:t>
      </w:r>
      <w:proofErr w:type="spellStart"/>
      <w:r w:rsidR="00916883">
        <w:t>szembetűnőe</w:t>
      </w:r>
      <w:r w:rsidR="00D013AB">
        <w:t>k</w:t>
      </w:r>
      <w:proofErr w:type="spellEnd"/>
      <w:r w:rsidR="00916883">
        <w:t>. A robot</w:t>
      </w:r>
      <w:r w:rsidR="00076797">
        <w:t xml:space="preserve"> több helyen el volt törve</w:t>
      </w:r>
      <w:ins w:id="144" w:author="János Dusa" w:date="2022-05-21T09:11:00Z">
        <w:r w:rsidR="00A37EA3">
          <w:t>,</w:t>
        </w:r>
      </w:ins>
      <w:r w:rsidR="00916883">
        <w:t xml:space="preserve"> és a szervomotorjai</w:t>
      </w:r>
      <w:ins w:id="145" w:author="János Dusa" w:date="2022-05-21T09:11:00Z">
        <w:r w:rsidR="00A37EA3">
          <w:t xml:space="preserve"> is</w:t>
        </w:r>
      </w:ins>
      <w:r w:rsidR="00916883">
        <w:t xml:space="preserve"> nehezen bírták a LIDAR</w:t>
      </w:r>
      <w:r w:rsidR="005F537E">
        <w:t xml:space="preserve"> által megnövelt terhet</w:t>
      </w:r>
      <w:r w:rsidR="00076797">
        <w:t xml:space="preserve">. Ezért mechanikailag teljesen </w:t>
      </w:r>
      <w:proofErr w:type="spellStart"/>
      <w:r w:rsidR="00076797">
        <w:t>újra</w:t>
      </w:r>
      <w:del w:id="146" w:author="János Dusa" w:date="2022-05-21T09:12:00Z">
        <w:r w:rsidR="00076797" w:rsidDel="00A37EA3">
          <w:delText xml:space="preserve"> </w:delText>
        </w:r>
      </w:del>
      <w:r w:rsidR="00076797">
        <w:t>terveztem</w:t>
      </w:r>
      <w:proofErr w:type="spellEnd"/>
      <w:r w:rsidR="00076797">
        <w:t xml:space="preserve"> a robotot, erősebb illesztéseket használtam a csuklóknál, valamint a szerelhetőség megtartása érdekében réz betéteket</w:t>
      </w:r>
      <w:r w:rsidR="00746DA6">
        <w:t xml:space="preserve"> (</w:t>
      </w:r>
      <w:proofErr w:type="spellStart"/>
      <w:r w:rsidR="00746DA6">
        <w:t>insert</w:t>
      </w:r>
      <w:r w:rsidR="00F5489B">
        <w:t>eket</w:t>
      </w:r>
      <w:proofErr w:type="spellEnd"/>
      <w:r w:rsidR="00746DA6">
        <w:t>)</w:t>
      </w:r>
      <w:r w:rsidR="00076797">
        <w:t xml:space="preserve">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</w:t>
      </w:r>
      <w:del w:id="147" w:author="János Dusa" w:date="2022-05-21T09:14:00Z">
        <w:r w:rsidR="00E83CF3" w:rsidDel="00A37EA3">
          <w:delText xml:space="preserve"> </w:delText>
        </w:r>
      </w:del>
      <w:r w:rsidR="00E83CF3">
        <w:t>karok rögzítését</w:t>
      </w:r>
      <w:del w:id="148" w:author="János Dusa" w:date="2022-05-21T09:14:00Z">
        <w:r w:rsidR="00E83CF3" w:rsidDel="00A37EA3">
          <w:delText xml:space="preserve"> jobban</w:delText>
        </w:r>
      </w:del>
      <w:r w:rsidR="00E83CF3">
        <w:t xml:space="preserve"> megerősítettem, új</w:t>
      </w:r>
      <w:r w:rsidR="005F537E">
        <w:t>, 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ins w:id="149" w:author="János Dusa" w:date="2022-05-21T09:14:00Z">
        <w:r w:rsidR="00A37EA3">
          <w:t>, v</w:t>
        </w:r>
      </w:ins>
      <w:del w:id="150" w:author="János Dusa" w:date="2022-05-21T09:14:00Z">
        <w:r w:rsidR="005F537E" w:rsidDel="00A37EA3">
          <w:delText>.</w:delText>
        </w:r>
        <w:r w:rsidR="00E83CF3" w:rsidDel="00A37EA3">
          <w:delText xml:space="preserve"> </w:delText>
        </w:r>
        <w:r w:rsidR="005F537E" w:rsidDel="00A37EA3">
          <w:delText>V</w:delText>
        </w:r>
      </w:del>
      <w:r w:rsidR="005F537E">
        <w:t>alamint</w:t>
      </w:r>
      <w:r w:rsidR="00F95881">
        <w:t xml:space="preserve"> további két </w:t>
      </w:r>
      <w:ins w:id="151" w:author="János Dusa" w:date="2022-05-21T09:15:00Z">
        <w:r w:rsidR="00A37EA3">
          <w:t xml:space="preserve">új </w:t>
        </w:r>
      </w:ins>
      <w:r w:rsidR="00F95881">
        <w:t>lábbal</w:t>
      </w:r>
      <w:ins w:id="152" w:author="János Dusa" w:date="2022-05-21T09:15:00Z">
        <w:r w:rsidR="00A37EA3">
          <w:t xml:space="preserve"> is</w:t>
        </w:r>
      </w:ins>
      <w:r w:rsidR="00F95881">
        <w:t xml:space="preserve"> kiegészíthetővé tettem a robot modelljét.</w:t>
      </w:r>
      <w:r w:rsidR="00E83CF3">
        <w:t xml:space="preserve"> Az </w:t>
      </w:r>
      <w:proofErr w:type="spellStart"/>
      <w:r w:rsidR="00E83CF3">
        <w:t>újra</w:t>
      </w:r>
      <w:del w:id="153" w:author="János Dusa" w:date="2022-05-21T09:15:00Z">
        <w:r w:rsidR="00E83CF3" w:rsidDel="00A37EA3">
          <w:delText xml:space="preserve"> </w:delText>
        </w:r>
      </w:del>
      <w:r w:rsidR="00E83CF3">
        <w:t>tervezés</w:t>
      </w:r>
      <w:proofErr w:type="spellEnd"/>
      <w:r w:rsidR="00E83CF3">
        <w:t xml:space="preserve"> során fontos célkitűzésem volt</w:t>
      </w:r>
      <w:ins w:id="154" w:author="János Dusa" w:date="2022-05-21T09:16:00Z">
        <w:r w:rsidR="00A37EA3">
          <w:t xml:space="preserve"> az</w:t>
        </w:r>
      </w:ins>
      <w:r w:rsidR="00E83CF3">
        <w:t xml:space="preserve">, hogy a robot lábainak </w:t>
      </w:r>
      <w:r w:rsidR="00565173">
        <w:t>kinematikai kialakításá</w:t>
      </w:r>
      <w:r w:rsidR="00F95881">
        <w:t>t ne változtassam</w:t>
      </w:r>
      <w:ins w:id="155" w:author="János Dusa" w:date="2022-05-21T09:16:00Z">
        <w:r w:rsidR="00731501">
          <w:t xml:space="preserve"> meg</w:t>
        </w:r>
      </w:ins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</w:t>
      </w:r>
      <w:ins w:id="156" w:author="János Dusa" w:date="2022-05-21T09:16:00Z">
        <w:r w:rsidR="00731501">
          <w:t>, mint az eredetileg volt</w:t>
        </w:r>
      </w:ins>
      <w:r w:rsidR="00631385">
        <w:t xml:space="preserve">, csak paraméterei </w:t>
      </w:r>
      <w:del w:id="157" w:author="János Dusa" w:date="2022-05-21T09:17:00Z">
        <w:r w:rsidR="00631385" w:rsidDel="00731501">
          <w:delText>változzanak</w:delText>
        </w:r>
      </w:del>
      <w:ins w:id="158" w:author="János Dusa" w:date="2022-05-21T09:17:00Z">
        <w:r w:rsidR="00731501">
          <w:t>módosuljanak</w:t>
        </w:r>
      </w:ins>
      <w:r w:rsidR="00631385">
        <w:t>.</w:t>
      </w:r>
    </w:p>
    <w:p w14:paraId="075EBFA8" w14:textId="663D35A5" w:rsidR="00631385" w:rsidRDefault="00631385" w:rsidP="00E6174E">
      <w:r>
        <w:lastRenderedPageBreak/>
        <w:t>Az önálló laboratóriumom során a robot összeszerelésére</w:t>
      </w:r>
      <w:ins w:id="159" w:author="János Dusa" w:date="2022-05-21T09:17:00Z">
        <w:r w:rsidR="00731501">
          <w:t xml:space="preserve"> már</w:t>
        </w:r>
      </w:ins>
      <w:r>
        <w:t xml:space="preserve"> nem maradt időm</w:t>
      </w:r>
      <w:ins w:id="160" w:author="János Dusa" w:date="2022-05-21T09:17:00Z">
        <w:r w:rsidR="00731501">
          <w:t>, így</w:t>
        </w:r>
      </w:ins>
      <w:r>
        <w:t xml:space="preserve"> csak annak megtervezés</w:t>
      </w:r>
      <w:ins w:id="161" w:author="János Dusa" w:date="2022-05-21T09:18:00Z">
        <w:r w:rsidR="00731501">
          <w:t>e történt meg</w:t>
        </w:r>
      </w:ins>
      <w:del w:id="162" w:author="János Dusa" w:date="2022-05-21T09:18:00Z">
        <w:r w:rsidDel="00731501">
          <w:delText>ére</w:delText>
        </w:r>
      </w:del>
      <w:r>
        <w:t>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C33D96">
        <w:rPr>
          <w:noProof/>
        </w:rPr>
        <w:t>3</w:t>
      </w:r>
      <w:r w:rsidR="00C33D96">
        <w:t>. ábra</w:t>
      </w:r>
      <w:r w:rsidR="00046992">
        <w:fldChar w:fldCharType="end"/>
      </w:r>
      <w:r w:rsidR="009840DF">
        <w:t xml:space="preserve"> mutat</w:t>
      </w:r>
      <w:del w:id="163" w:author="János Dusa" w:date="2022-05-21T09:19:00Z">
        <w:r w:rsidR="009840DF" w:rsidDel="00731501">
          <w:delText>ok</w:delText>
        </w:r>
      </w:del>
      <w:r w:rsidR="009840DF">
        <w:t xml:space="preserve"> be</w:t>
      </w:r>
      <w:r>
        <w:t>. Ezen kívül kiválasztottam</w:t>
      </w:r>
      <w:r w:rsidR="004967B6">
        <w:t xml:space="preserve"> a robot új meghajtó motorját, valamint az inverz kinematikai modell paramétereit</w:t>
      </w:r>
      <w:ins w:id="164" w:author="János Dusa" w:date="2022-05-21T09:19:00Z">
        <w:r w:rsidR="00731501">
          <w:t xml:space="preserve"> is meghatároztam</w:t>
        </w:r>
      </w:ins>
      <w:r w:rsidR="004967B6">
        <w:t>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C33D96">
        <w:t>2.1</w:t>
      </w:r>
      <w:r w:rsidR="004967B6">
        <w:fldChar w:fldCharType="end"/>
      </w:r>
      <w:r w:rsidR="004967B6">
        <w:t xml:space="preserve"> pont</w:t>
      </w:r>
      <w:r w:rsidR="009840DF">
        <w:t>ban részleteze</w:t>
      </w:r>
      <w:ins w:id="165" w:author="János Dusa" w:date="2022-05-21T09:19:00Z">
        <w:r w:rsidR="00731501">
          <w:t>k</w:t>
        </w:r>
      </w:ins>
      <w:del w:id="166" w:author="János Dusa" w:date="2022-05-21T09:19:00Z">
        <w:r w:rsidR="009840DF" w:rsidDel="00731501">
          <w:delText>m</w:delText>
        </w:r>
      </w:del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67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167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EndPr/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168" w:name="_Toc103991200"/>
      <w:r>
        <w:t>Célkitűzések</w:t>
      </w:r>
      <w:bookmarkEnd w:id="168"/>
    </w:p>
    <w:p w14:paraId="27F508A9" w14:textId="57C0C766" w:rsidR="00E6174E" w:rsidRDefault="00BC5A30" w:rsidP="00E6174E">
      <w:r>
        <w:t>Célom az volt, hogy a robotot előd</w:t>
      </w:r>
      <w:r w:rsidR="005636E0">
        <w:t>j</w:t>
      </w:r>
      <w:r>
        <w:t>eim munkájának megtartásával tudjam tovább</w:t>
      </w:r>
      <w:del w:id="169" w:author="János Dusa" w:date="2022-05-21T09:20:00Z">
        <w:r w:rsidDel="00731501">
          <w:delText xml:space="preserve"> </w:delText>
        </w:r>
      </w:del>
      <w:r>
        <w:t xml:space="preserve">fejleszteni, kiegészíteni. </w:t>
      </w:r>
      <w:ins w:id="170" w:author="János Dusa" w:date="2022-05-21T09:26:00Z">
        <w:r w:rsidR="00AB294E">
          <w:t xml:space="preserve">Továbbá </w:t>
        </w:r>
      </w:ins>
      <w:del w:id="171" w:author="János Dusa" w:date="2022-05-21T09:26:00Z">
        <w:r w:rsidDel="00AB294E">
          <w:delText>E</w:delText>
        </w:r>
      </w:del>
      <w:ins w:id="172" w:author="János Dusa" w:date="2022-05-21T09:26:00Z">
        <w:r w:rsidR="00AB294E">
          <w:t>e</w:t>
        </w:r>
      </w:ins>
      <w:r>
        <w:t>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 xml:space="preserve">, </w:t>
      </w:r>
      <w:del w:id="173" w:author="János Dusa" w:date="2022-05-21T09:27:00Z">
        <w:r w:rsidR="00D67E29" w:rsidDel="00AB294E">
          <w:delText xml:space="preserve">ez </w:delText>
        </w:r>
      </w:del>
      <w:ins w:id="174" w:author="János Dusa" w:date="2022-05-21T09:27:00Z">
        <w:r w:rsidR="00AB294E">
          <w:t xml:space="preserve">mely </w:t>
        </w:r>
      </w:ins>
      <w:r w:rsidR="00D67E29">
        <w:t xml:space="preserve">nagyban </w:t>
      </w:r>
      <w:del w:id="175" w:author="János Dusa" w:date="2022-05-21T09:27:00Z">
        <w:r w:rsidR="00D67E29" w:rsidDel="00AB294E">
          <w:delText xml:space="preserve">kiegészítené </w:delText>
        </w:r>
      </w:del>
      <w:ins w:id="176" w:author="János Dusa" w:date="2022-05-21T09:27:00Z">
        <w:r w:rsidR="00AB294E">
          <w:t xml:space="preserve">kiterjesztené </w:t>
        </w:r>
      </w:ins>
      <w:r w:rsidR="00D67E29">
        <w:t xml:space="preserve">a robot </w:t>
      </w:r>
      <w:del w:id="177" w:author="János Dusa" w:date="2022-05-21T09:28:00Z">
        <w:r w:rsidR="00D67E29" w:rsidDel="00AB294E">
          <w:delText xml:space="preserve">mozgási </w:delText>
        </w:r>
      </w:del>
      <w:ins w:id="178" w:author="János Dusa" w:date="2022-05-21T09:28:00Z">
        <w:r w:rsidR="00AB294E">
          <w:t xml:space="preserve">alkalmazási </w:t>
        </w:r>
      </w:ins>
      <w:r w:rsidR="00D67E29">
        <w:t>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ins w:id="179" w:author="János Dusa" w:date="2022-05-21T09:28:00Z">
        <w:r w:rsidR="00AB294E">
          <w:t xml:space="preserve"> -</w:t>
        </w:r>
      </w:ins>
      <w:del w:id="180" w:author="János Dusa" w:date="2022-05-21T09:28:00Z">
        <w:r w:rsidR="004B758E" w:rsidDel="00AB294E">
          <w:delText>,</w:delText>
        </w:r>
      </w:del>
      <w:r w:rsidR="004B758E">
        <w:t xml:space="preserve">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C33D96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ins w:id="181" w:author="János Dusa" w:date="2022-05-21T09:28:00Z">
        <w:r w:rsidR="00AB294E">
          <w:t xml:space="preserve"> -</w:t>
        </w:r>
      </w:ins>
      <w:del w:id="182" w:author="János Dusa" w:date="2022-05-21T09:28:00Z">
        <w:r w:rsidR="004B758E" w:rsidDel="00AB294E">
          <w:delText>,</w:delText>
        </w:r>
      </w:del>
      <w:r w:rsidR="0023727C">
        <w:t xml:space="preserve"> újra </w:t>
      </w:r>
      <w:del w:id="183" w:author="János Dusa" w:date="2022-05-21T09:29:00Z">
        <w:r w:rsidR="0023727C" w:rsidDel="00AB294E">
          <w:delText>működésbe hozni</w:delText>
        </w:r>
      </w:del>
      <w:ins w:id="184" w:author="János Dusa" w:date="2022-05-21T09:29:00Z">
        <w:r w:rsidR="00AB294E">
          <w:t>hasznosítani</w:t>
        </w:r>
      </w:ins>
      <w:r w:rsidR="0023727C">
        <w:t xml:space="preserve">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</w:t>
      </w:r>
      <w:ins w:id="185" w:author="János Dusa" w:date="2022-05-21T09:30:00Z">
        <w:r w:rsidR="00AB294E">
          <w:t>,</w:t>
        </w:r>
      </w:ins>
      <w:r w:rsidR="007D0736">
        <w:t xml:space="preserve"> megfogalmaztam a</w:t>
      </w:r>
      <w:r w:rsidR="00A0387A">
        <w:t>z alábbi</w:t>
      </w:r>
      <w:r w:rsidR="007D0736">
        <w:t xml:space="preserve"> követelményeket:</w:t>
      </w:r>
    </w:p>
    <w:p w14:paraId="524D0973" w14:textId="1D00CECC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</w:t>
      </w:r>
      <w:ins w:id="186" w:author="János Dusa" w:date="2022-05-21T09:30:00Z">
        <w:r w:rsidR="00AB294E">
          <w:t xml:space="preserve"> együtt</w:t>
        </w:r>
      </w:ins>
      <w:r w:rsidR="00FB63FC">
        <w:t>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C41DDB7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</w:t>
      </w:r>
      <w:del w:id="187" w:author="János Dusa" w:date="2022-05-21T09:31:00Z">
        <w:r w:rsidDel="00F47A93">
          <w:delText xml:space="preserve">alkalmas </w:delText>
        </w:r>
      </w:del>
      <w:ins w:id="188" w:author="János Dusa" w:date="2022-05-21T09:31:00Z">
        <w:r w:rsidR="00F47A93">
          <w:t xml:space="preserve">képes </w:t>
        </w:r>
      </w:ins>
      <w:r>
        <w:t xml:space="preserve">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proofErr w:type="spellStart"/>
      <w:r w:rsidR="00F02ADC">
        <w:t>újra</w:t>
      </w:r>
      <w:del w:id="189" w:author="János Dusa" w:date="2022-05-21T09:32:00Z">
        <w:r w:rsidR="00F02ADC" w:rsidDel="00F47A93">
          <w:delText xml:space="preserve"> </w:delText>
        </w:r>
      </w:del>
      <w:r w:rsidR="00F02ADC">
        <w:t>integrál</w:t>
      </w:r>
      <w:r w:rsidR="00530363">
        <w:t>ható</w:t>
      </w:r>
      <w:proofErr w:type="spellEnd"/>
      <w:r w:rsidR="00530363">
        <w:t xml:space="preserve"> legyen ROS </w:t>
      </w:r>
      <w:r w:rsidR="009027FA">
        <w:t>platform alá</w:t>
      </w:r>
      <w:r w:rsidR="00530363">
        <w:t>.</w:t>
      </w:r>
    </w:p>
    <w:p w14:paraId="740B88BE" w14:textId="6AF38254" w:rsidR="00530363" w:rsidRDefault="004A2922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9027FA">
        <w:t>vezérelhető</w:t>
      </w:r>
      <w:del w:id="190" w:author="János Dusa" w:date="2022-05-21T09:33:00Z">
        <w:r w:rsidR="009027FA" w:rsidDel="00F47A93">
          <w:delText xml:space="preserve"> legyen</w:delText>
        </w:r>
      </w:del>
      <w:ins w:id="191" w:author="János Dusa" w:date="2022-05-21T09:33:00Z">
        <w:r w:rsidR="00F47A93">
          <w:t>vé váljék</w:t>
        </w:r>
      </w:ins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7723E45" w:rsidR="00336F8E" w:rsidRPr="00E6174E" w:rsidRDefault="00336F8E" w:rsidP="00530363">
      <w:r>
        <w:lastRenderedPageBreak/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</w:t>
      </w:r>
      <w:ins w:id="192" w:author="János Dusa" w:date="2022-05-21T09:34:00Z">
        <w:r w:rsidR="00F47A93">
          <w:t xml:space="preserve">azt </w:t>
        </w:r>
      </w:ins>
      <w:r w:rsidR="00D67E29">
        <w:t>a tényleges roboton tesztelném</w:t>
      </w:r>
      <w:r w:rsidR="0051604A">
        <w:t>. Továbbá ki kell egészítenem a robot beágyazott kódját</w:t>
      </w:r>
      <w:ins w:id="193" w:author="János Dusa" w:date="2022-05-21T09:34:00Z">
        <w:r w:rsidR="00F47A93">
          <w:t xml:space="preserve"> úgy</w:t>
        </w:r>
      </w:ins>
      <w:r w:rsidR="0051604A">
        <w:t xml:space="preserve">, hogy </w:t>
      </w:r>
      <w:ins w:id="194" w:author="János Dusa" w:date="2022-05-21T09:34:00Z">
        <w:r w:rsidR="00F47A93">
          <w:t xml:space="preserve">az </w:t>
        </w:r>
      </w:ins>
      <w:r w:rsidR="0051604A">
        <w:t xml:space="preserve">alkalmas legyen az új motorok használatára és a </w:t>
      </w:r>
      <w:ins w:id="195" w:author="János Dusa" w:date="2022-05-21T09:34:00Z">
        <w:r w:rsidR="00F47A93">
          <w:t>meg</w:t>
        </w:r>
      </w:ins>
      <w:r w:rsidR="0051604A">
        <w:t xml:space="preserve">változott mechanikai paraméterek feldolgozására. Végül </w:t>
      </w:r>
      <w:r w:rsidR="0040715F">
        <w:t xml:space="preserve">újra </w:t>
      </w:r>
      <w:ins w:id="196" w:author="János Dusa" w:date="2022-05-21T09:35:00Z">
        <w:r w:rsidR="00F47A93">
          <w:t xml:space="preserve">kell </w:t>
        </w:r>
      </w:ins>
      <w:r w:rsidR="0051604A">
        <w:t xml:space="preserve">integrálnom </w:t>
      </w:r>
      <w:del w:id="197" w:author="János Dusa" w:date="2022-05-21T09:35:00Z">
        <w:r w:rsidR="0051604A" w:rsidDel="00F47A93">
          <w:delText xml:space="preserve">kell </w:delText>
        </w:r>
      </w:del>
      <w:r w:rsidR="0040715F">
        <w:t>a robot rendszerét a ROS környezetbe.</w:t>
      </w:r>
    </w:p>
    <w:p w14:paraId="1DA25433" w14:textId="67852560" w:rsidR="000F6905" w:rsidRDefault="003B3BBC" w:rsidP="000F6905">
      <w:pPr>
        <w:pStyle w:val="Cmsor1"/>
      </w:pPr>
      <w:bookmarkStart w:id="198" w:name="_Toc103991201"/>
      <w:r>
        <w:lastRenderedPageBreak/>
        <w:t>Mechanikai</w:t>
      </w:r>
      <w:r w:rsidR="007375F0">
        <w:t xml:space="preserve"> megvalósítás</w:t>
      </w:r>
      <w:bookmarkEnd w:id="198"/>
    </w:p>
    <w:p w14:paraId="1F10F0B6" w14:textId="0FCB1F78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C33D96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C33D96">
        <w:t>2.2</w:t>
      </w:r>
      <w:r w:rsidR="006C25EB">
        <w:fldChar w:fldCharType="end"/>
      </w:r>
      <w:r w:rsidR="006C25EB">
        <w:t xml:space="preserve"> részben</w:t>
      </w:r>
      <w:r w:rsidR="0079423B">
        <w:t xml:space="preserve"> </w:t>
      </w:r>
      <w:r w:rsidR="00692117">
        <w:t xml:space="preserve">fejezetben </w:t>
      </w:r>
      <w:r w:rsidR="006C25EB">
        <w:t>fejtem ki bővebben.</w:t>
      </w:r>
    </w:p>
    <w:p w14:paraId="1EB5450C" w14:textId="1A906359" w:rsidR="00817AD6" w:rsidRDefault="00817AD6" w:rsidP="00817AD6">
      <w:pPr>
        <w:pStyle w:val="Cmsor2"/>
      </w:pPr>
      <w:bookmarkStart w:id="199" w:name="_Ref103164378"/>
      <w:bookmarkStart w:id="200" w:name="_Toc103991202"/>
      <w:r>
        <w:t>Mechanikai paraméterek</w:t>
      </w:r>
      <w:bookmarkEnd w:id="199"/>
      <w:bookmarkEnd w:id="200"/>
    </w:p>
    <w:p w14:paraId="592889A2" w14:textId="137540B7" w:rsidR="004F2F35" w:rsidRDefault="00EB3228" w:rsidP="006C25EB">
      <w:r>
        <w:t xml:space="preserve">Annak ellenére, hogy az </w:t>
      </w:r>
      <w:commentRangeStart w:id="201"/>
      <w:commentRangeStart w:id="202"/>
      <w:r>
        <w:t>Önálló laboratórium beszámolója</w:t>
      </w:r>
      <w:r w:rsidR="003229C9">
        <w:t xml:space="preserve"> </w:t>
      </w:r>
      <w:sdt>
        <w:sdtPr>
          <w:id w:val="-971749512"/>
          <w:citation/>
        </w:sdtPr>
        <w:sdtEndPr/>
        <w:sdtContent>
          <w:r w:rsidR="003229C9">
            <w:fldChar w:fldCharType="begin"/>
          </w:r>
          <w:r w:rsidR="003229C9">
            <w:instrText xml:space="preserve"> CITATION Kom21 \l 1038 </w:instrText>
          </w:r>
          <w:r w:rsidR="003229C9">
            <w:fldChar w:fldCharType="separate"/>
          </w:r>
          <w:r w:rsidR="00C33D96">
            <w:rPr>
              <w:noProof/>
            </w:rPr>
            <w:t>[1]</w:t>
          </w:r>
          <w:r w:rsidR="003229C9">
            <w:fldChar w:fldCharType="end"/>
          </w:r>
        </w:sdtContent>
      </w:sdt>
      <w:r>
        <w:t xml:space="preserve"> </w:t>
      </w:r>
      <w:commentRangeEnd w:id="201"/>
      <w:r w:rsidR="00C46933">
        <w:rPr>
          <w:rStyle w:val="Jegyzethivatkozs"/>
        </w:rPr>
        <w:commentReference w:id="201"/>
      </w:r>
      <w:commentRangeEnd w:id="202"/>
      <w:r w:rsidR="00C43856">
        <w:rPr>
          <w:rStyle w:val="Jegyzethivatkozs"/>
        </w:rPr>
        <w:commentReference w:id="202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C33D96">
        <w:t>4.1</w:t>
      </w:r>
      <w:r w:rsidR="007C373F">
        <w:fldChar w:fldCharType="end"/>
      </w:r>
      <w:commentRangeStart w:id="203"/>
      <w:r w:rsidR="00FB0389">
        <w:t xml:space="preserve"> pontban</w:t>
      </w:r>
      <w:commentRangeEnd w:id="203"/>
      <w:r w:rsidR="00FB0389">
        <w:rPr>
          <w:rStyle w:val="Jegyzethivatkozs"/>
        </w:rPr>
        <w:commentReference w:id="203"/>
      </w:r>
      <w:r w:rsidR="00FB0389">
        <w:t xml:space="preserve"> </w:t>
      </w:r>
      <w:r w:rsidR="007C373F">
        <w:t>fejtem ki jobban</w:t>
      </w:r>
      <w:r w:rsidR="00C46933">
        <w:t>.</w:t>
      </w:r>
      <w:r w:rsidR="009331C0">
        <w:t xml:space="preserve"> Másik oka az, hogy a lentebb definiált paramétereket a dolgozatom során később használom.</w:t>
      </w:r>
    </w:p>
    <w:p w14:paraId="353809B6" w14:textId="61F6474C" w:rsidR="00CE42DD" w:rsidRPr="0055747B" w:rsidRDefault="00CE42DD" w:rsidP="00AE175C">
      <w:commentRangeStart w:id="204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C33D96">
        <w:rPr>
          <w:noProof/>
        </w:rPr>
        <w:t>1</w:t>
      </w:r>
      <w:r w:rsidR="00C33D96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</w:t>
      </w:r>
      <w:r w:rsidR="00A22406">
        <w:t>r</w:t>
      </w:r>
      <w:r w:rsidR="004F382F">
        <w:t>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</w:t>
      </w:r>
      <w:r w:rsidR="004F382F" w:rsidRPr="00AE175C">
        <w:rPr>
          <w:vertAlign w:val="subscript"/>
        </w:rPr>
        <w:t>2</w:t>
      </w:r>
      <w:r w:rsidR="004F382F">
        <w:t xml:space="preserve"> paraméter</w:t>
      </w:r>
      <w:r w:rsidR="00A616AC">
        <w:t xml:space="preserve"> tolja tovább a harmadik csuklóba a láb végpontját, majd a d</w:t>
      </w:r>
      <w:r w:rsidR="00A616AC" w:rsidRPr="00AE175C">
        <w:rPr>
          <w:vertAlign w:val="subscript"/>
        </w:rPr>
        <w:t>3</w:t>
      </w:r>
      <w:r w:rsidR="00A616AC">
        <w:t xml:space="preserve"> és d</w:t>
      </w:r>
      <w:r w:rsidR="00A616AC" w:rsidRPr="00AE175C">
        <w:rPr>
          <w:vertAlign w:val="subscript"/>
        </w:rPr>
        <w:t>3</w:t>
      </w:r>
      <w:r w:rsidR="00A616AC">
        <w:t xml:space="preserve">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04"/>
      <w:r w:rsidR="001F48B9">
        <w:rPr>
          <w:rStyle w:val="Jegyzethivatkozs"/>
        </w:rPr>
        <w:commentReference w:id="204"/>
      </w:r>
      <w:r w:rsidR="001F48B9">
        <w:t xml:space="preserve"> jegyzetéből</w:t>
      </w:r>
      <w:sdt>
        <w:sdtPr>
          <w:id w:val="87126647"/>
          <w:citation/>
        </w:sdtPr>
        <w:sdtEndPr/>
        <w:sdtContent>
          <w:r w:rsidR="00FF2B53">
            <w:fldChar w:fldCharType="begin"/>
          </w:r>
          <w:r w:rsidR="00C33D96">
            <w:instrText xml:space="preserve">CITATION Bab \l 1038 </w:instrText>
          </w:r>
          <w:r w:rsidR="00FF2B53">
            <w:fldChar w:fldCharType="separate"/>
          </w:r>
          <w:r w:rsidR="00C33D96">
            <w:rPr>
              <w:noProof/>
            </w:rPr>
            <w:t xml:space="preserve"> [5]</w:t>
          </w:r>
          <w:r w:rsidR="00FF2B53">
            <w:fldChar w:fldCharType="end"/>
          </w:r>
        </w:sdtContent>
      </w:sdt>
      <w:r w:rsidR="001F48B9">
        <w:t xml:space="preserve"> emeltem át</w:t>
      </w:r>
      <w:r w:rsidR="00A22406">
        <w:t xml:space="preserve"> a </w:t>
      </w:r>
      <w:r w:rsidR="00AE175C">
        <w:fldChar w:fldCharType="begin"/>
      </w:r>
      <w:r w:rsidR="00AE175C">
        <w:instrText xml:space="preserve"> REF _Ref103976251 \h </w:instrText>
      </w:r>
      <w:r w:rsidR="00AE175C">
        <w:fldChar w:fldCharType="separate"/>
      </w:r>
      <w:r w:rsidR="00C33D96">
        <w:t>(</w:t>
      </w:r>
      <w:r w:rsidR="00C33D96">
        <w:rPr>
          <w:noProof/>
        </w:rPr>
        <w:t>2</w:t>
      </w:r>
      <w:r w:rsidR="00C33D96">
        <w:t>.</w:t>
      </w:r>
      <w:r w:rsidR="00C33D96">
        <w:rPr>
          <w:noProof/>
        </w:rPr>
        <w:t>1</w:t>
      </w:r>
      <w:r w:rsidR="00C33D96">
        <w:t>)</w:t>
      </w:r>
      <w:r w:rsidR="00AE175C">
        <w:fldChar w:fldCharType="end"/>
      </w:r>
      <w:r w:rsidR="00AE175C">
        <w:t xml:space="preserve"> egyenlettel </w:t>
      </w:r>
      <w:r w:rsidR="00A22406">
        <w:t xml:space="preserve">együtt, mely jól </w:t>
      </w:r>
      <w:r w:rsidR="00DE3E62">
        <w:t>mátrix szorzásokkal jól leírja a fent említett eltolásokat és forgatásokat. Az egyenletben</w:t>
      </w:r>
      <w:r w:rsidR="0055747B">
        <w:t xml:space="preserve"> lévő </w:t>
      </w:r>
      <w:proofErr w:type="spellStart"/>
      <w:r w:rsidR="0055747B">
        <w:t>C</w:t>
      </w:r>
      <w:r w:rsidR="0055747B">
        <w:rPr>
          <w:vertAlign w:val="subscript"/>
        </w:rPr>
        <w:t>i</w:t>
      </w:r>
      <w:proofErr w:type="spellEnd"/>
      <w:r w:rsidR="0055747B">
        <w:rPr>
          <w:vertAlign w:val="subscript"/>
        </w:rPr>
        <w:t xml:space="preserve"> </w:t>
      </w:r>
      <w:r w:rsidR="0055747B">
        <w:t xml:space="preserve">és </w:t>
      </w:r>
      <w:proofErr w:type="spellStart"/>
      <w:r w:rsidR="0055747B">
        <w:t>S</w:t>
      </w:r>
      <w:r w:rsidR="0055747B">
        <w:rPr>
          <w:vertAlign w:val="subscript"/>
        </w:rPr>
        <w:t>i</w:t>
      </w:r>
      <w:proofErr w:type="spellEnd"/>
      <w:r w:rsidR="0055747B">
        <w:t xml:space="preserve"> </w:t>
      </w:r>
      <w:r w:rsidR="00B756E0">
        <w:t>paraméterek szinusz és koszinusz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05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05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7778EA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06" w:name="_Ref103976251"/>
      <w:r>
        <w:t>(</w:t>
      </w:r>
      <w:fldSimple w:instr=" STYLEREF 1 \s ">
        <w:r w:rsidR="00C33D96">
          <w:rPr>
            <w:noProof/>
          </w:rPr>
          <w:t>2</w:t>
        </w:r>
      </w:fldSimple>
      <w:r w:rsidR="007B633D">
        <w:t>.</w:t>
      </w:r>
      <w:fldSimple w:instr=" SEQ ) \* ARABIC \s 1 ">
        <w:r w:rsidR="00C33D96">
          <w:rPr>
            <w:noProof/>
          </w:rPr>
          <w:t>1</w:t>
        </w:r>
      </w:fldSimple>
      <w:r w:rsidR="007B633D">
        <w:t>)</w:t>
      </w:r>
      <w:bookmarkEnd w:id="206"/>
    </w:p>
    <w:p w14:paraId="6B6A35BB" w14:textId="7A3BA3D4" w:rsidR="004F2F35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C33D96">
        <w:rPr>
          <w:noProof/>
        </w:rPr>
        <w:t>1</w:t>
      </w:r>
      <w:r w:rsidR="00C33D96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207"/>
      <w:r w:rsidR="007C3C01">
        <w:t>inverz kinematikai modell</w:t>
      </w:r>
      <w:commentRangeEnd w:id="207"/>
      <w:r w:rsidR="007C3C01">
        <w:rPr>
          <w:rStyle w:val="Jegyzethivatkozs"/>
        </w:rPr>
        <w:commentReference w:id="207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</w:t>
      </w:r>
      <w:r w:rsidR="00195251">
        <w:t>ének elősegítése érdekében készítettem a</w:t>
      </w:r>
      <w:r w:rsidR="00B542DA">
        <w:t xml:space="preserve"> </w:t>
      </w:r>
      <w:r w:rsidR="00B542DA">
        <w:fldChar w:fldCharType="begin"/>
      </w:r>
      <w:r w:rsidR="00B542DA">
        <w:instrText xml:space="preserve"> REF _Ref103973217 \h </w:instrText>
      </w:r>
      <w:r w:rsidR="00B542DA">
        <w:fldChar w:fldCharType="separate"/>
      </w:r>
      <w:r w:rsidR="00C33D96">
        <w:rPr>
          <w:noProof/>
        </w:rPr>
        <w:t>4</w:t>
      </w:r>
      <w:r w:rsidR="00C33D96">
        <w:t>. ábra</w:t>
      </w:r>
      <w:r w:rsidR="00B542DA">
        <w:fldChar w:fldCharType="end"/>
      </w:r>
      <w:r w:rsidR="00B542DA">
        <w:t xml:space="preserve"> és az </w:t>
      </w:r>
      <w:r w:rsidR="00B542DA">
        <w:fldChar w:fldCharType="begin"/>
      </w:r>
      <w:r w:rsidR="00B542DA">
        <w:instrText xml:space="preserve"> REF _Ref103973225 \h </w:instrText>
      </w:r>
      <w:r w:rsidR="00B542DA">
        <w:fldChar w:fldCharType="separate"/>
      </w:r>
      <w:r w:rsidR="00C33D96">
        <w:rPr>
          <w:noProof/>
        </w:rPr>
        <w:t>5</w:t>
      </w:r>
      <w:r w:rsidR="00C33D96">
        <w:t>. ábra</w:t>
      </w:r>
      <w:r w:rsidR="00B542DA">
        <w:fldChar w:fldCharType="end"/>
      </w:r>
      <w:r w:rsidR="00303CD0">
        <w:t xml:space="preserve">, melyek jól mutatják a </w:t>
      </w:r>
      <w:r w:rsidR="00C75262">
        <w:t>lábakhoz tartozó paramétereket.</w:t>
      </w:r>
    </w:p>
    <w:p w14:paraId="099F0F73" w14:textId="77777777" w:rsidR="00B542DA" w:rsidRDefault="00195251" w:rsidP="00B542DA">
      <w:pPr>
        <w:pStyle w:val="Kp"/>
      </w:pPr>
      <w:commentRangeStart w:id="208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9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209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0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210"/>
      <w:r>
        <w:t>: A robot lábának paraméterei felülnézetből.</w:t>
      </w:r>
      <w:commentRangeEnd w:id="208"/>
      <w:r>
        <w:rPr>
          <w:rStyle w:val="Jegyzethivatkozs"/>
          <w:b w:val="0"/>
          <w:bCs w:val="0"/>
        </w:rPr>
        <w:commentReference w:id="208"/>
      </w:r>
    </w:p>
    <w:p w14:paraId="6CBA0EF6" w14:textId="4CE82619" w:rsidR="0051187E" w:rsidRPr="0051187E" w:rsidRDefault="00657C40" w:rsidP="00310B90">
      <w:pPr>
        <w:pStyle w:val="Cmsor2"/>
      </w:pPr>
      <w:bookmarkStart w:id="211" w:name="_Ref103720046"/>
      <w:bookmarkStart w:id="212" w:name="_Toc103991203"/>
      <w:r>
        <w:t>Nyomtatás</w:t>
      </w:r>
      <w:bookmarkEnd w:id="211"/>
      <w:bookmarkEnd w:id="212"/>
    </w:p>
    <w:p w14:paraId="6BF3F90C" w14:textId="127ECD74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 xml:space="preserve">, </w:t>
      </w:r>
      <w:r w:rsidR="00240617">
        <w:t>ezért külön tesztelést igényelt, erről a</w:t>
      </w:r>
      <w:r w:rsidR="00240617">
        <w:fldChar w:fldCharType="begin"/>
      </w:r>
      <w:r w:rsidR="00240617">
        <w:instrText xml:space="preserve"> REF _Ref103973735 \r \h </w:instrText>
      </w:r>
      <w:r w:rsidR="00240617">
        <w:fldChar w:fldCharType="separate"/>
      </w:r>
      <w:r w:rsidR="00C33D96">
        <w:t>2.2.1</w:t>
      </w:r>
      <w:r w:rsidR="00240617">
        <w:fldChar w:fldCharType="end"/>
      </w:r>
      <w:r w:rsidR="00240617">
        <w:t xml:space="preserve"> pontban írok.</w:t>
      </w:r>
      <w:r w:rsidR="00601C8F">
        <w:t xml:space="preserve"> Valamint </w:t>
      </w:r>
      <w:r w:rsidR="008A2CFC">
        <w:t xml:space="preserve">leteszteltem egy teljes láb összeszerelését, melyet a </w:t>
      </w:r>
      <w:r w:rsidR="008A2CFC">
        <w:fldChar w:fldCharType="begin"/>
      </w:r>
      <w:r w:rsidR="008A2CFC">
        <w:instrText xml:space="preserve"> REF _Ref103990309 \r \h </w:instrText>
      </w:r>
      <w:r w:rsidR="008A2CFC">
        <w:fldChar w:fldCharType="separate"/>
      </w:r>
      <w:r w:rsidR="00C33D96">
        <w:t>2.2.2</w:t>
      </w:r>
      <w:r w:rsidR="008A2CFC">
        <w:fldChar w:fldCharType="end"/>
      </w:r>
      <w:r w:rsidR="00DF67BC">
        <w:t xml:space="preserve"> pontban részletezem.</w:t>
      </w:r>
    </w:p>
    <w:p w14:paraId="32735204" w14:textId="390F9782" w:rsidR="00A4759A" w:rsidRDefault="00A4759A" w:rsidP="00A4759A">
      <w:pPr>
        <w:pStyle w:val="Cmsor3"/>
      </w:pPr>
      <w:bookmarkStart w:id="213" w:name="_Ref103973726"/>
      <w:bookmarkStart w:id="214" w:name="_Ref103973735"/>
      <w:bookmarkStart w:id="215" w:name="_Toc103991204"/>
      <w:r>
        <w:t>Csavarok tesztelése</w:t>
      </w:r>
      <w:bookmarkEnd w:id="213"/>
      <w:bookmarkEnd w:id="214"/>
      <w:bookmarkEnd w:id="215"/>
    </w:p>
    <w:p w14:paraId="35CEE59F" w14:textId="470BED8C" w:rsidR="007F4BFF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</w:t>
      </w:r>
      <w:r w:rsidR="007F4BFF">
        <w:t>A</w:t>
      </w:r>
      <w:r w:rsidR="00974472">
        <w:t xml:space="preserve"> </w:t>
      </w:r>
      <w:r w:rsidR="00974472">
        <w:fldChar w:fldCharType="begin"/>
      </w:r>
      <w:r w:rsidR="00974472">
        <w:instrText xml:space="preserve"> REF _Ref103974387 \h </w:instrText>
      </w:r>
      <w:r w:rsidR="00974472">
        <w:fldChar w:fldCharType="separate"/>
      </w:r>
      <w:r w:rsidR="00C33D96">
        <w:rPr>
          <w:noProof/>
        </w:rPr>
        <w:t>6</w:t>
      </w:r>
      <w:r w:rsidR="00C33D96">
        <w:t>. ábra</w:t>
      </w:r>
      <w:r w:rsidR="00974472">
        <w:fldChar w:fldCharType="end"/>
      </w:r>
      <w:r w:rsidR="00974472">
        <w:t xml:space="preserve"> </w:t>
      </w:r>
      <w:r w:rsidR="00542878">
        <w:t>mutatom be a tervezett panelt, melyen jól láthatóak a különböző méretű furatok. Minden átmérőjű furatból többet terveztem, hogy különböző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6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216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EndPr/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17" w:name="_Ref103986193"/>
    <w:p w14:paraId="5203F336" w14:textId="40D664C3" w:rsidR="00193C53" w:rsidRDefault="008918E2" w:rsidP="00F80D78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217"/>
      <w:r w:rsidR="00193C53">
        <w:t>: Panel a tesztelés után</w:t>
      </w:r>
      <w:r w:rsidR="007D3C53">
        <w:t>.</w:t>
      </w:r>
    </w:p>
    <w:p w14:paraId="37C3A647" w14:textId="5F049668" w:rsidR="00F7620A" w:rsidRDefault="007502E4" w:rsidP="00F7620A">
      <w:r>
        <w:t xml:space="preserve">A </w:t>
      </w:r>
      <w:r w:rsidR="001341F4">
        <w:t xml:space="preserve">betétek, melyeket </w:t>
      </w:r>
      <w:r w:rsidR="00C1402B">
        <w:t>a roboton használok,</w:t>
      </w:r>
      <w:r w:rsidR="001341F4">
        <w:t xml:space="preserve">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</w:t>
      </w:r>
      <w:r w:rsidR="00C1402B">
        <w:t>egy satu segítségével lehet belepréselni a műanyagba a rézbetétet és a csavart fentről rögzíteni</w:t>
      </w:r>
      <w:r w:rsidR="00DC29F6">
        <w:t xml:space="preserve">, ekkor </w:t>
      </w:r>
      <w:r w:rsidR="00C1402B">
        <w:t xml:space="preserve">terhelés hatására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</w:t>
      </w:r>
      <w:r w:rsidR="007D3C53">
        <w:t xml:space="preserve">, melybe </w:t>
      </w:r>
      <w:r w:rsidR="00FF71CD">
        <w:t>a furat másik oldaláról</w:t>
      </w:r>
      <w:r w:rsidR="007D3C53">
        <w:t xml:space="preserve"> érdemes belecsavarni a csavart. Ezen felhasználáskor terhelés hatására a fogak helyett egy széles perem tartja helyén.</w:t>
      </w:r>
      <w:r w:rsidR="00FF71CD">
        <w:t xml:space="preserve"> </w:t>
      </w:r>
      <w:r w:rsidR="007D3C53">
        <w:t>E</w:t>
      </w:r>
      <w:r w:rsidR="00FF71CD">
        <w:t>rre</w:t>
      </w:r>
      <w:r w:rsidR="007D3C53">
        <w:t xml:space="preserve"> a rögzítésre a</w:t>
      </w:r>
      <w:r w:rsidR="00FF71CD">
        <w:t xml:space="preserve"> </w:t>
      </w:r>
      <w:r w:rsidR="00746DA6">
        <w:fldChar w:fldCharType="begin"/>
      </w:r>
      <w:r w:rsidR="00746DA6">
        <w:instrText xml:space="preserve"> REF _Ref103988934 \h </w:instrText>
      </w:r>
      <w:r w:rsidR="00746DA6">
        <w:fldChar w:fldCharType="separate"/>
      </w:r>
      <w:r w:rsidR="00C33D96">
        <w:rPr>
          <w:noProof/>
        </w:rPr>
        <w:t>8</w:t>
      </w:r>
      <w:r w:rsidR="00C33D96">
        <w:t>. ábra</w:t>
      </w:r>
      <w:r w:rsidR="00746DA6">
        <w:fldChar w:fldCharType="end"/>
      </w:r>
      <w:commentRangeStart w:id="218"/>
      <w:r w:rsidR="00FF71CD">
        <w:t xml:space="preserve"> </w:t>
      </w:r>
      <w:commentRangeEnd w:id="218"/>
      <w:r w:rsidR="00DA4355">
        <w:rPr>
          <w:rStyle w:val="Jegyzethivatkozs"/>
        </w:rPr>
        <w:commentReference w:id="218"/>
      </w:r>
      <w:r w:rsidR="00FF71CD">
        <w:t>mutat</w:t>
      </w:r>
      <w:r w:rsidR="007D3C53">
        <w:t xml:space="preserve"> példát.</w:t>
      </w:r>
      <w:r w:rsidR="00B01044">
        <w:t xml:space="preserve"> A</w:t>
      </w:r>
      <w:r w:rsidR="00FF71CD">
        <w:t xml:space="preserve">zon </w:t>
      </w:r>
      <w:r w:rsidR="00B01044">
        <w:t xml:space="preserve">a </w:t>
      </w:r>
      <w:r w:rsidR="00FF71CD">
        <w:t>helyeken, ahol megoldható volt, én is így alkalmaztam</w:t>
      </w:r>
      <w:r w:rsidR="00B01044">
        <w:t xml:space="preserve"> a rögzítést</w:t>
      </w:r>
      <w:r w:rsidR="00FF71CD">
        <w:t>.</w:t>
      </w:r>
      <w:r w:rsidR="00483BD8">
        <w:t xml:space="preserve"> Egyéb esetekben a </w:t>
      </w:r>
      <w:r w:rsidR="00483BD8">
        <w:fldChar w:fldCharType="begin"/>
      </w:r>
      <w:r w:rsidR="00483BD8">
        <w:instrText xml:space="preserve"> REF _Ref103989529 \h </w:instrText>
      </w:r>
      <w:r w:rsidR="00483BD8">
        <w:fldChar w:fldCharType="separate"/>
      </w:r>
      <w:r w:rsidR="00C33D96">
        <w:rPr>
          <w:noProof/>
        </w:rPr>
        <w:t>9</w:t>
      </w:r>
      <w:r w:rsidR="00C33D96">
        <w:t>. ábra</w:t>
      </w:r>
      <w:r w:rsidR="00483BD8">
        <w:fldChar w:fldCharType="end"/>
      </w:r>
      <w:r w:rsidR="00483BD8">
        <w:t xml:space="preserve"> látható </w:t>
      </w:r>
      <w:proofErr w:type="spellStart"/>
      <w:r w:rsidR="00483BD8">
        <w:t>insertet</w:t>
      </w:r>
      <w:proofErr w:type="spellEnd"/>
      <w:r w:rsidR="00483BD8">
        <w:t xml:space="preserve"> használtam azzal a különbséggel, hogy a csavart a behelyezés irányából csavartam bele.</w:t>
      </w:r>
      <w:r w:rsidR="00FF71CD">
        <w:t xml:space="preserve">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</w:t>
      </w:r>
      <w:commentRangeStart w:id="219"/>
      <w:commentRangeEnd w:id="219"/>
      <w:r w:rsidR="003D2B46">
        <w:rPr>
          <w:rStyle w:val="Jegyzethivatkozs"/>
        </w:rPr>
        <w:commentReference w:id="219"/>
      </w:r>
      <w:r w:rsidR="008306C6">
        <w:t xml:space="preserve"> </w:t>
      </w:r>
      <w:r w:rsidR="008306C6">
        <w:fldChar w:fldCharType="begin"/>
      </w:r>
      <w:r w:rsidR="008306C6">
        <w:instrText xml:space="preserve"> REF _Ref103986193 \h </w:instrText>
      </w:r>
      <w:r w:rsidR="008306C6">
        <w:fldChar w:fldCharType="separate"/>
      </w:r>
      <w:r w:rsidR="00C33D96">
        <w:rPr>
          <w:noProof/>
        </w:rPr>
        <w:t>7</w:t>
      </w:r>
      <w:r w:rsidR="00C33D96">
        <w:t>. ábra</w:t>
      </w:r>
      <w:r w:rsidR="008306C6">
        <w:fldChar w:fldCharType="end"/>
      </w:r>
      <w:r w:rsidR="008306C6">
        <w:t xml:space="preserve"> </w:t>
      </w:r>
      <w:r w:rsidR="00AC123B">
        <w:t>mutat</w:t>
      </w:r>
      <w:r w:rsidR="007A774A">
        <w:t>om</w:t>
      </w:r>
      <w:r w:rsidR="008306C6">
        <w:t xml:space="preserve"> be.</w:t>
      </w:r>
      <w:r w:rsidR="00AC123B">
        <w:t xml:space="preserve"> </w:t>
      </w:r>
      <w:r w:rsidR="008306C6">
        <w:t>A</w:t>
      </w:r>
      <w:r w:rsidR="00AC123B">
        <w:t xml:space="preserve">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  <w:r w:rsidR="008306C6">
        <w:t xml:space="preserve">Ezekben az esetekben igen látványos volt, hogy az anyag egyben szakadt ki a betéttel együtt </w:t>
      </w:r>
      <w:r w:rsidR="00990374">
        <w:t>és a réteghatárokon tört szét.</w:t>
      </w:r>
    </w:p>
    <w:p w14:paraId="4E421213" w14:textId="5D343AE1" w:rsidR="00F7620A" w:rsidRDefault="00F7620A" w:rsidP="00FF6F91">
      <w:pPr>
        <w:ind w:firstLine="0"/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C218119" w14:textId="04E4C89C" w:rsidR="00F80D78" w:rsidRDefault="00F7620A" w:rsidP="00F7620A">
      <w:pPr>
        <w:pStyle w:val="Kp"/>
        <w:spacing w:before="0"/>
      </w:pPr>
      <w:r w:rsidRPr="00F7620A">
        <w:rPr>
          <w:noProof/>
        </w:rPr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20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220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rPr>
          <w:noProof/>
        </w:rPr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21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221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EndPr/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2AF11E7A" w14:textId="77777777" w:rsidR="00FF6F91" w:rsidRDefault="00FF6F91" w:rsidP="00FF6F91">
      <w:r>
        <w:t>Az erősebb rögzítési lehetőséget végül nem alkalmaztam a végleges megoldásban, mert a melegítés hatására túlzottan megolvadt műanyag az esetleges oldal irányú erőkkel szemben nem tartotta a betétet, ezért a folyamat közben eldőlt az alkatrész.</w:t>
      </w:r>
      <w:r w:rsidRPr="00483BD8">
        <w:t xml:space="preserve"> </w:t>
      </w:r>
      <w:r>
        <w:t>Így nem tudtam minden esetben biztosítani a pontos behelyezést és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222" w:name="_Ref103990309"/>
      <w:bookmarkStart w:id="223" w:name="_Toc103991205"/>
      <w:r>
        <w:t xml:space="preserve">Alkatrész </w:t>
      </w:r>
      <w:r w:rsidR="00AD75D7">
        <w:t>újra tervezés</w:t>
      </w:r>
      <w:bookmarkEnd w:id="222"/>
      <w:bookmarkEnd w:id="223"/>
    </w:p>
    <w:p w14:paraId="0B760DA5" w14:textId="5AA25E19" w:rsidR="003B3BBC" w:rsidRDefault="00254001" w:rsidP="003B3BBC">
      <w:r>
        <w:t xml:space="preserve">A robot alkatrészeinek végleges </w:t>
      </w:r>
      <w:r w:rsidR="00AD75D7">
        <w:t>elkészítése</w:t>
      </w:r>
      <w:r>
        <w:t xml:space="preserve"> elött </w:t>
      </w:r>
      <w:r w:rsidR="00AD75D7">
        <w:t>kinyomtatásra került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C33D96">
        <w:rPr>
          <w:noProof/>
        </w:rPr>
        <w:t>10</w:t>
      </w:r>
      <w:r w:rsidR="00C33D96">
        <w:t>. ábra</w:t>
      </w:r>
      <w:r w:rsidR="00572A2B">
        <w:fldChar w:fldCharType="end"/>
      </w:r>
      <w:r w:rsidR="00572A2B">
        <w:t xml:space="preserve"> látható elem két szárát túlzottan szét kellet feszíteni</w:t>
      </w:r>
      <w:r w:rsidR="00AD75D7">
        <w:t>.</w:t>
      </w:r>
      <w:r w:rsidR="00572A2B">
        <w:t xml:space="preserve"> </w:t>
      </w:r>
      <w:r w:rsidR="00AD75D7">
        <w:t>A</w:t>
      </w:r>
      <w:r w:rsidR="00572A2B">
        <w:t xml:space="preserve"> végleges </w:t>
      </w:r>
      <w:r w:rsidR="006B4569">
        <w:t>tervhez a képen is látható bevágást adtam</w:t>
      </w:r>
      <w:r w:rsidR="00AD75D7">
        <w:t>, az összeszerelés megkönnyítése érdekében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24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224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225" w:name="_Toc103991206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225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226"/>
      <w:r w:rsidR="005777C9">
        <w:t>ROS</w:t>
      </w:r>
      <w:commentRangeEnd w:id="226"/>
      <w:r w:rsidR="0050564C">
        <w:rPr>
          <w:rStyle w:val="Jegyzethivatkozs"/>
        </w:rPr>
        <w:commentReference w:id="226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227"/>
      <w:r w:rsidR="008D2E24" w:rsidRPr="008D2E24">
        <w:rPr>
          <w:color w:val="FF0000"/>
        </w:rPr>
        <w:t>XY</w:t>
      </w:r>
      <w:r w:rsidR="008D2E24">
        <w:t xml:space="preserve"> </w:t>
      </w:r>
      <w:commentRangeEnd w:id="227"/>
      <w:r w:rsidR="0050564C">
        <w:rPr>
          <w:rStyle w:val="Jegyzethivatkozs"/>
        </w:rPr>
        <w:commentReference w:id="227"/>
      </w:r>
      <w:r w:rsidR="008D2E24">
        <w:t>pontban térek ki részletesebben</w:t>
      </w:r>
      <w:r w:rsidR="00E16169">
        <w:t xml:space="preserve">. </w:t>
      </w:r>
      <w:commentRangeStart w:id="228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228"/>
      <w:r w:rsidR="00096618">
        <w:rPr>
          <w:rStyle w:val="Jegyzethivatkozs"/>
        </w:rPr>
        <w:commentReference w:id="228"/>
      </w:r>
      <w:commentRangeStart w:id="229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229"/>
      <w:r w:rsidR="008A51E5">
        <w:rPr>
          <w:rStyle w:val="Jegyzethivatkozs"/>
        </w:rPr>
        <w:commentReference w:id="229"/>
      </w:r>
    </w:p>
    <w:p w14:paraId="2633E6EA" w14:textId="1AB21A60" w:rsidR="00FF6EDF" w:rsidRDefault="00FF6EDF" w:rsidP="00FF6EDF">
      <w:pPr>
        <w:pStyle w:val="Cmsor2"/>
      </w:pPr>
      <w:bookmarkStart w:id="230" w:name="_Toc103991207"/>
      <w:r>
        <w:t xml:space="preserve">Láb elérési </w:t>
      </w:r>
      <w:r w:rsidR="0083743D">
        <w:t>tartománya</w:t>
      </w:r>
      <w:bookmarkEnd w:id="230"/>
    </w:p>
    <w:p w14:paraId="7E407173" w14:textId="3F65051D" w:rsidR="00DB1924" w:rsidRDefault="008F0BD3" w:rsidP="00DB1924">
      <w:commentRangeStart w:id="231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232"/>
      <w:r w:rsidR="00D84C7E">
        <w:t xml:space="preserve"> </w:t>
      </w:r>
      <w:commentRangeEnd w:id="232"/>
      <w:r w:rsidR="00D84C7E">
        <w:rPr>
          <w:rStyle w:val="Jegyzethivatkozs"/>
        </w:rPr>
        <w:commentReference w:id="232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231"/>
      <w:r w:rsidR="004941C3">
        <w:rPr>
          <w:rStyle w:val="Jegyzethivatkozs"/>
        </w:rPr>
        <w:commentReference w:id="231"/>
      </w:r>
    </w:p>
    <w:p w14:paraId="31C6AC86" w14:textId="1F9FBE4D" w:rsidR="00AA344F" w:rsidRDefault="00AA344F" w:rsidP="00AA344F">
      <w:pPr>
        <w:pStyle w:val="Cmsor3"/>
      </w:pPr>
      <w:bookmarkStart w:id="233" w:name="_Az_elérési_tartomány"/>
      <w:bookmarkStart w:id="234" w:name="_Ref103162995"/>
      <w:bookmarkStart w:id="235" w:name="_Ref103164328"/>
      <w:bookmarkStart w:id="236" w:name="_Toc103991208"/>
      <w:bookmarkEnd w:id="233"/>
      <w:r>
        <w:t>Az elérési tartomány</w:t>
      </w:r>
      <w:bookmarkEnd w:id="234"/>
      <w:bookmarkEnd w:id="235"/>
      <w:bookmarkEnd w:id="236"/>
    </w:p>
    <w:p w14:paraId="516A90E2" w14:textId="1C16E829" w:rsidR="00817AD6" w:rsidRPr="00252E1C" w:rsidRDefault="004941C3" w:rsidP="004941C3">
      <w:commentRangeStart w:id="237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238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237"/>
      <w:r w:rsidR="00252E1C">
        <w:rPr>
          <w:rStyle w:val="Jegyzethivatkozs"/>
        </w:rPr>
        <w:commentReference w:id="237"/>
      </w:r>
      <w:commentRangeEnd w:id="238"/>
      <w:r w:rsidR="00252E1C">
        <w:rPr>
          <w:rStyle w:val="Jegyzethivatkozs"/>
        </w:rPr>
        <w:commentReference w:id="238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239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239"/>
      <w:r w:rsidR="00B610BB">
        <w:rPr>
          <w:rStyle w:val="Jegyzethivatkozs"/>
        </w:rPr>
        <w:commentReference w:id="239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240" w:name="_Toc103991209"/>
      <w:r>
        <w:t>Láb pályája</w:t>
      </w:r>
      <w:bookmarkEnd w:id="240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241" w:name="_Ref103208144"/>
      <w:bookmarkStart w:id="242" w:name="_Toc103991210"/>
      <w:r>
        <w:t>Elérési tartomány középpontja</w:t>
      </w:r>
      <w:bookmarkEnd w:id="241"/>
      <w:bookmarkEnd w:id="242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243"/>
      <w:r>
        <w:rPr>
          <w:color w:val="FF0000"/>
        </w:rPr>
        <w:t>képletet beszúrni erről</w:t>
      </w:r>
      <w:commentRangeEnd w:id="243"/>
      <w:r w:rsidR="00D01138">
        <w:rPr>
          <w:rStyle w:val="Jegyzethivatkozs"/>
        </w:rPr>
        <w:commentReference w:id="243"/>
      </w:r>
    </w:p>
    <w:p w14:paraId="02BE47DD" w14:textId="7B33A54B" w:rsidR="00D15A1F" w:rsidRPr="00D15A1F" w:rsidRDefault="00DB1924" w:rsidP="00125D5D">
      <w:commentRangeStart w:id="244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244"/>
      <w:r w:rsidR="00D01138">
        <w:rPr>
          <w:rStyle w:val="Jegyzethivatkozs"/>
        </w:rPr>
        <w:commentReference w:id="244"/>
      </w:r>
    </w:p>
    <w:p w14:paraId="3C46988D" w14:textId="58D7AC7F" w:rsidR="00AA344F" w:rsidRDefault="00AA344F" w:rsidP="00AA344F">
      <w:pPr>
        <w:pStyle w:val="Cmsor3"/>
      </w:pPr>
      <w:bookmarkStart w:id="245" w:name="_Ref103164340"/>
      <w:bookmarkStart w:id="246" w:name="_Toc103991211"/>
      <w:commentRangeStart w:id="247"/>
      <w:r>
        <w:lastRenderedPageBreak/>
        <w:t>Az elérési tartomány továbbfejlesztése</w:t>
      </w:r>
      <w:bookmarkEnd w:id="245"/>
      <w:commentRangeEnd w:id="247"/>
      <w:r w:rsidR="00125D5D">
        <w:rPr>
          <w:rStyle w:val="Jegyzethivatkozs"/>
          <w:rFonts w:cs="Times New Roman"/>
          <w:b w:val="0"/>
          <w:bCs w:val="0"/>
        </w:rPr>
        <w:commentReference w:id="247"/>
      </w:r>
      <w:bookmarkEnd w:id="246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248" w:name="_Ref103208882"/>
      <w:bookmarkStart w:id="249" w:name="_Ref103257635"/>
      <w:bookmarkStart w:id="250" w:name="_Ref103453417"/>
      <w:bookmarkStart w:id="251" w:name="_Toc103991212"/>
      <w:r>
        <w:t>Maximális</w:t>
      </w:r>
      <w:r w:rsidR="0036329D">
        <w:t xml:space="preserve"> lépéstávolság</w:t>
      </w:r>
      <w:bookmarkEnd w:id="248"/>
      <w:bookmarkEnd w:id="249"/>
      <w:bookmarkEnd w:id="250"/>
      <w:bookmarkEnd w:id="251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252" w:name="_Ref103210450"/>
      <w:bookmarkStart w:id="253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252"/>
      <w:bookmarkEnd w:id="253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254" w:name="_Toc103991214"/>
      <w:commentRangeStart w:id="255"/>
      <w:r>
        <w:t>Lépéstávolság</w:t>
      </w:r>
      <w:commentRangeEnd w:id="255"/>
      <w:r w:rsidR="00405EF6">
        <w:rPr>
          <w:rStyle w:val="Jegyzethivatkozs"/>
          <w:rFonts w:cs="Times New Roman"/>
          <w:b w:val="0"/>
          <w:bCs w:val="0"/>
        </w:rPr>
        <w:commentReference w:id="255"/>
      </w:r>
      <w:bookmarkEnd w:id="254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256"/>
      <w:r w:rsidR="001377FA">
        <w:t>két pont</w:t>
      </w:r>
      <w:commentRangeEnd w:id="256"/>
      <w:r w:rsidR="001377FA">
        <w:rPr>
          <w:rStyle w:val="Jegyzethivatkozs"/>
        </w:rPr>
        <w:commentReference w:id="256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257" w:name="_Toc103991215"/>
      <w:r>
        <w:t>Lépéstávolság kiszámolása a teljes távolság függvényében</w:t>
      </w:r>
      <w:bookmarkEnd w:id="257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258" w:name="_Toc103991216"/>
      <w:r>
        <w:t>Lépéssorrend kiválasztása mozgásirány függvényében</w:t>
      </w:r>
      <w:bookmarkEnd w:id="258"/>
    </w:p>
    <w:p w14:paraId="16CB3089" w14:textId="2BEC9A9B" w:rsidR="004D5A3D" w:rsidRPr="004D5A3D" w:rsidRDefault="004D5A3D" w:rsidP="004D5A3D">
      <w:pPr>
        <w:pStyle w:val="Cmsor3"/>
      </w:pPr>
      <w:bookmarkStart w:id="259" w:name="_Toc103991217"/>
      <w:r>
        <w:t>Kritikus szög</w:t>
      </w:r>
      <w:bookmarkEnd w:id="259"/>
    </w:p>
    <w:p w14:paraId="313B731E" w14:textId="6DB3C60D" w:rsidR="00AE4DAD" w:rsidRPr="00AE4DAD" w:rsidRDefault="00E6174E" w:rsidP="00D84C7E">
      <w:pPr>
        <w:pStyle w:val="Cmsor2"/>
      </w:pPr>
      <w:bookmarkStart w:id="260" w:name="_Toc103991218"/>
      <w:r>
        <w:t>Láb új pozíciójának kiválasztása</w:t>
      </w:r>
      <w:bookmarkEnd w:id="260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261" w:name="_Toc103991219"/>
      <w:r>
        <w:t>A mozgási algoritmus hibái</w:t>
      </w:r>
      <w:bookmarkEnd w:id="261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262" w:name="_Ref103721153"/>
      <w:bookmarkStart w:id="263" w:name="_Toc103991220"/>
      <w:r>
        <w:lastRenderedPageBreak/>
        <w:t>Szimuláció</w:t>
      </w:r>
      <w:bookmarkEnd w:id="262"/>
      <w:bookmarkEnd w:id="263"/>
    </w:p>
    <w:p w14:paraId="711711E7" w14:textId="77256B3D" w:rsidR="00FB0389" w:rsidRDefault="00FB0389" w:rsidP="00FB0389">
      <w:pPr>
        <w:pStyle w:val="Cmsor2"/>
      </w:pPr>
      <w:bookmarkStart w:id="264" w:name="_Ref103721234"/>
      <w:bookmarkStart w:id="265" w:name="_Toc103991221"/>
      <w:r>
        <w:t>Modell betöltése a szimulációba</w:t>
      </w:r>
      <w:bookmarkEnd w:id="264"/>
      <w:bookmarkEnd w:id="265"/>
    </w:p>
    <w:p w14:paraId="71900981" w14:textId="335AF299" w:rsidR="00FB0389" w:rsidRPr="00FB0389" w:rsidRDefault="00FB0389" w:rsidP="00FB0389">
      <w:pPr>
        <w:pStyle w:val="Cmsor2"/>
      </w:pPr>
      <w:bookmarkStart w:id="266" w:name="_Toc103991222"/>
      <w:r>
        <w:t>Algoritmus tervezése szimulációban</w:t>
      </w:r>
      <w:bookmarkEnd w:id="266"/>
    </w:p>
    <w:p w14:paraId="14BC4475" w14:textId="53BF7D3E" w:rsidR="006F655F" w:rsidRDefault="006F655F" w:rsidP="006F655F">
      <w:pPr>
        <w:pStyle w:val="Cmsor1"/>
      </w:pPr>
      <w:bookmarkStart w:id="267" w:name="_Toc103991223"/>
      <w:r>
        <w:lastRenderedPageBreak/>
        <w:t>Áttérés fizikai robotra</w:t>
      </w:r>
      <w:bookmarkEnd w:id="267"/>
    </w:p>
    <w:p w14:paraId="74348D82" w14:textId="2A2C4B13" w:rsidR="003B3BBC" w:rsidRDefault="003B3BBC" w:rsidP="003B3BBC">
      <w:pPr>
        <w:pStyle w:val="Cmsor2"/>
      </w:pPr>
      <w:bookmarkStart w:id="268" w:name="_Toc103991224"/>
      <w:r>
        <w:t>Robot kalibrálása</w:t>
      </w:r>
      <w:bookmarkEnd w:id="268"/>
    </w:p>
    <w:p w14:paraId="0048DCD7" w14:textId="5EC6A449" w:rsidR="00C43DB9" w:rsidRPr="00C43DB9" w:rsidRDefault="00C43DB9" w:rsidP="00C43DB9">
      <w:r>
        <w:t>A robot által használt motorokra hivatkozni</w:t>
      </w:r>
    </w:p>
    <w:p w14:paraId="5E2DE117" w14:textId="4DEDCC82" w:rsidR="00225F65" w:rsidRDefault="00224E29" w:rsidP="00224E29">
      <w:pPr>
        <w:pStyle w:val="Cmsor1"/>
      </w:pPr>
      <w:bookmarkStart w:id="269" w:name="_Toc103991225"/>
      <w:r>
        <w:lastRenderedPageBreak/>
        <w:t>Fejlesztési lehetőségek</w:t>
      </w:r>
      <w:bookmarkEnd w:id="269"/>
    </w:p>
    <w:p w14:paraId="62D2B999" w14:textId="3D2C754D" w:rsidR="00224E29" w:rsidRPr="00224E29" w:rsidRDefault="00224E29" w:rsidP="00224E29">
      <w:pPr>
        <w:pStyle w:val="Cmsor2"/>
      </w:pPr>
      <w:bookmarkStart w:id="270" w:name="_Toc103991226"/>
      <w:r>
        <w:t>Kanyarodás megvalósítása</w:t>
      </w:r>
      <w:bookmarkEnd w:id="270"/>
    </w:p>
    <w:bookmarkStart w:id="271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271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97" w:author="Sándor Komáromi" w:date="2022-05-21T12:43:00Z" w:initials="SK">
    <w:p w14:paraId="24836A32" w14:textId="77777777" w:rsidR="004B4764" w:rsidRDefault="004B4764">
      <w:pPr>
        <w:pStyle w:val="Jegyzetszveg"/>
      </w:pPr>
      <w:r>
        <w:rPr>
          <w:rStyle w:val="Jegyzethivatkozs"/>
        </w:rPr>
        <w:annotationRef/>
      </w:r>
      <w:r>
        <w:t>Be kéne hivatkozni képet, vagy új képet beszúrni erről?</w:t>
      </w:r>
    </w:p>
    <w:p w14:paraId="62AAA922" w14:textId="77777777" w:rsidR="004B4764" w:rsidRDefault="004B4764">
      <w:pPr>
        <w:pStyle w:val="Jegyzetszveg"/>
      </w:pPr>
      <w:proofErr w:type="spellStart"/>
      <w:r>
        <w:t>Ugrin</w:t>
      </w:r>
      <w:proofErr w:type="spellEnd"/>
      <w:r>
        <w:t xml:space="preserve"> Dániel </w:t>
      </w:r>
      <w:proofErr w:type="spellStart"/>
      <w:r>
        <w:t>diptervében</w:t>
      </w:r>
      <w:proofErr w:type="spellEnd"/>
      <w:r>
        <w:t xml:space="preserve"> vagy egy nagyon szemléletes kép, csak </w:t>
      </w:r>
      <w:proofErr w:type="spellStart"/>
      <w:r>
        <w:t>nemtudom</w:t>
      </w:r>
      <w:proofErr w:type="spellEnd"/>
      <w:r>
        <w:t>, hogy csak a képért behivatkozzam, nemrég találtam rá, és nem olvastam végig</w:t>
      </w:r>
    </w:p>
    <w:p w14:paraId="298B0F1E" w14:textId="66673E2C" w:rsidR="004B4764" w:rsidRDefault="0093798C">
      <w:pPr>
        <w:pStyle w:val="Jegyzetszveg"/>
      </w:pPr>
      <w:r w:rsidRPr="0093798C">
        <w:t>https://diplomaterv.vik.bme.hu/hu/Theses/Maszo-robot-hardverenek-es-mozgasi</w:t>
      </w:r>
    </w:p>
  </w:comment>
  <w:comment w:id="104" w:author="Sándor Komáromi" w:date="2022-05-21T12:52:00Z" w:initials="SK">
    <w:p w14:paraId="20C498AC" w14:textId="79D39639" w:rsidR="00545127" w:rsidRDefault="00545127" w:rsidP="00545127">
      <w:pPr>
        <w:pStyle w:val="Jegyzetszveg"/>
      </w:pPr>
      <w:r>
        <w:rPr>
          <w:rStyle w:val="Jegyzethivatkozs"/>
        </w:rPr>
        <w:annotationRef/>
      </w:r>
      <w:r>
        <w:t>;??</w:t>
      </w:r>
    </w:p>
  </w:comment>
  <w:comment w:id="201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02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03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204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07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208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218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219" w:author="Sándor Komáromi" w:date="2022-05-18T13:54:00Z" w:initials="SK">
    <w:p w14:paraId="3ED92CE7" w14:textId="7A7BCE7A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226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227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228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229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232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231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237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238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239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243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244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247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255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256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298B0F1E" w15:done="0"/>
  <w15:commentEx w15:paraId="20C498AC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F1B4A9" w15:done="1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335CD9" w16cex:dateUtc="2022-05-21T10:43:00Z"/>
  <w16cex:commentExtensible w16cex:durableId="26335EF4" w16cex:dateUtc="2022-05-21T10:52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3280E6" w16cex:dateUtc="2022-05-20T19:0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298B0F1E" w16cid:durableId="26335CD9"/>
  <w16cid:commentId w16cid:paraId="20C498AC" w16cid:durableId="26335EF4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F1B4A9" w16cid:durableId="263280E6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7F4CB" w14:textId="77777777" w:rsidR="007778EA" w:rsidRDefault="007778EA">
      <w:r>
        <w:separator/>
      </w:r>
    </w:p>
  </w:endnote>
  <w:endnote w:type="continuationSeparator" w:id="0">
    <w:p w14:paraId="285C060C" w14:textId="77777777" w:rsidR="007778EA" w:rsidRDefault="00777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F3F66" w14:textId="77777777" w:rsidR="007778EA" w:rsidRDefault="007778EA">
      <w:r>
        <w:separator/>
      </w:r>
    </w:p>
  </w:footnote>
  <w:footnote w:type="continuationSeparator" w:id="0">
    <w:p w14:paraId="0A3FF8ED" w14:textId="77777777" w:rsidR="007778EA" w:rsidRDefault="00777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  <w15:person w15:author="János Dusa">
    <w15:presenceInfo w15:providerId="Windows Live" w15:userId="5b3f0fbcd844ad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5D77"/>
    <w:rsid w:val="00125D5D"/>
    <w:rsid w:val="001278B7"/>
    <w:rsid w:val="001341F4"/>
    <w:rsid w:val="00134B9C"/>
    <w:rsid w:val="001377FA"/>
    <w:rsid w:val="00142143"/>
    <w:rsid w:val="00144A83"/>
    <w:rsid w:val="00144EBD"/>
    <w:rsid w:val="001522F2"/>
    <w:rsid w:val="00153800"/>
    <w:rsid w:val="001575AD"/>
    <w:rsid w:val="00164F0B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1209"/>
    <w:rsid w:val="002D2C06"/>
    <w:rsid w:val="002D3031"/>
    <w:rsid w:val="002D6BCD"/>
    <w:rsid w:val="002D7DA9"/>
    <w:rsid w:val="002E1D2A"/>
    <w:rsid w:val="002E267B"/>
    <w:rsid w:val="002E7E3F"/>
    <w:rsid w:val="002F0CAC"/>
    <w:rsid w:val="002F2BA0"/>
    <w:rsid w:val="002F557E"/>
    <w:rsid w:val="003027DD"/>
    <w:rsid w:val="00302BB3"/>
    <w:rsid w:val="00303CD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7CEE"/>
    <w:rsid w:val="0036329D"/>
    <w:rsid w:val="003676ED"/>
    <w:rsid w:val="0037381F"/>
    <w:rsid w:val="00375D74"/>
    <w:rsid w:val="00380372"/>
    <w:rsid w:val="00381BF3"/>
    <w:rsid w:val="00383377"/>
    <w:rsid w:val="00390F28"/>
    <w:rsid w:val="003A0F59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438F"/>
    <w:rsid w:val="003D5745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0956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B4764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42878"/>
    <w:rsid w:val="00545127"/>
    <w:rsid w:val="00546796"/>
    <w:rsid w:val="00551D6D"/>
    <w:rsid w:val="005524FC"/>
    <w:rsid w:val="00553886"/>
    <w:rsid w:val="005543F7"/>
    <w:rsid w:val="0055747B"/>
    <w:rsid w:val="0055762C"/>
    <w:rsid w:val="005621E9"/>
    <w:rsid w:val="005636E0"/>
    <w:rsid w:val="00565173"/>
    <w:rsid w:val="00566040"/>
    <w:rsid w:val="00570D18"/>
    <w:rsid w:val="00572A2B"/>
    <w:rsid w:val="005758F4"/>
    <w:rsid w:val="00576495"/>
    <w:rsid w:val="005777C9"/>
    <w:rsid w:val="00593B70"/>
    <w:rsid w:val="005A45E5"/>
    <w:rsid w:val="005B5288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4F9C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056BD"/>
    <w:rsid w:val="00711375"/>
    <w:rsid w:val="00714D2E"/>
    <w:rsid w:val="00724679"/>
    <w:rsid w:val="00730B3C"/>
    <w:rsid w:val="00731501"/>
    <w:rsid w:val="00731F06"/>
    <w:rsid w:val="00737560"/>
    <w:rsid w:val="007375F0"/>
    <w:rsid w:val="00746DA6"/>
    <w:rsid w:val="007502E4"/>
    <w:rsid w:val="00756D62"/>
    <w:rsid w:val="0076676D"/>
    <w:rsid w:val="00772046"/>
    <w:rsid w:val="007778EA"/>
    <w:rsid w:val="007805B1"/>
    <w:rsid w:val="00787D50"/>
    <w:rsid w:val="0079423B"/>
    <w:rsid w:val="00794F5E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6471C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52C4"/>
    <w:rsid w:val="00916515"/>
    <w:rsid w:val="00916883"/>
    <w:rsid w:val="009331C0"/>
    <w:rsid w:val="0093798C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23EA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3F91"/>
    <w:rsid w:val="009F5E63"/>
    <w:rsid w:val="009F6023"/>
    <w:rsid w:val="00A0387A"/>
    <w:rsid w:val="00A16134"/>
    <w:rsid w:val="00A22406"/>
    <w:rsid w:val="00A33609"/>
    <w:rsid w:val="00A34DC4"/>
    <w:rsid w:val="00A366EB"/>
    <w:rsid w:val="00A37EA3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294E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303CE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3858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4703C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CF2996"/>
    <w:rsid w:val="00D00E94"/>
    <w:rsid w:val="00D01138"/>
    <w:rsid w:val="00D013AB"/>
    <w:rsid w:val="00D07335"/>
    <w:rsid w:val="00D15A1F"/>
    <w:rsid w:val="00D1632F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34E1"/>
    <w:rsid w:val="00DE3E62"/>
    <w:rsid w:val="00DE5913"/>
    <w:rsid w:val="00DF40F1"/>
    <w:rsid w:val="00DF50B6"/>
    <w:rsid w:val="00DF67BC"/>
    <w:rsid w:val="00DF6FEA"/>
    <w:rsid w:val="00E03AC2"/>
    <w:rsid w:val="00E06785"/>
    <w:rsid w:val="00E07EE4"/>
    <w:rsid w:val="00E16169"/>
    <w:rsid w:val="00E162AF"/>
    <w:rsid w:val="00E20536"/>
    <w:rsid w:val="00E267BF"/>
    <w:rsid w:val="00E30ED8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B703E"/>
    <w:rsid w:val="00EC3532"/>
    <w:rsid w:val="00ED0419"/>
    <w:rsid w:val="00ED205A"/>
    <w:rsid w:val="00ED61C7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47A93"/>
    <w:rsid w:val="00F51E89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57C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  <w:style w:type="paragraph" w:styleId="Vltozat">
    <w:name w:val="Revision"/>
    <w:hidden/>
    <w:uiPriority w:val="99"/>
    <w:semiHidden/>
    <w:rsid w:val="002E7E3F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7</b:RefOrder>
  </b:Source>
</b:Sources>
</file>

<file path=customXml/itemProps1.xml><?xml version="1.0" encoding="utf-8"?>
<ds:datastoreItem xmlns:ds="http://schemas.openxmlformats.org/officeDocument/2006/customXml" ds:itemID="{003B849F-77E7-4A18-AEF5-D543BA11C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11972</TotalTime>
  <Pages>27</Pages>
  <Words>4891</Words>
  <Characters>31009</Characters>
  <Application>Microsoft Office Word</Application>
  <DocSecurity>0</DocSecurity>
  <Lines>620</Lines>
  <Paragraphs>256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35644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153</cp:revision>
  <cp:lastPrinted>2022-05-20T20:07:00Z</cp:lastPrinted>
  <dcterms:created xsi:type="dcterms:W3CDTF">2015-10-19T08:48:00Z</dcterms:created>
  <dcterms:modified xsi:type="dcterms:W3CDTF">2022-05-21T14:14:00Z</dcterms:modified>
</cp:coreProperties>
</file>