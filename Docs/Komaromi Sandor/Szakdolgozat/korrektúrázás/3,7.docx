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6B419B" w14:textId="77777777" w:rsidR="00816BCB" w:rsidRPr="00B50CAA" w:rsidRDefault="00816BCB" w:rsidP="00951869">
      <w:pPr>
        <w:pStyle w:val="Nyilatkozatcm"/>
      </w:pPr>
      <w:r w:rsidRPr="00B50CAA">
        <w:t>FELADATKIÍRÁS</w:t>
      </w:r>
    </w:p>
    <w:p w14:paraId="5AC09C77" w14:textId="77777777" w:rsidR="00816BCB" w:rsidRPr="00B50CAA" w:rsidRDefault="00D37EC8" w:rsidP="003A4CDB">
      <w:r>
        <w:t xml:space="preserve">Az elektronikusan beadott változatban ez az oldal törlendő. A nyomtatott változatban ennek az oldalnak a helyére a diplomaterv portálról letöltött, jóváhagyott feladatkiírást kell befűzni. </w:t>
      </w:r>
    </w:p>
    <w:p w14:paraId="2A3F742C" w14:textId="77777777" w:rsidR="0063585C" w:rsidRPr="004851C7" w:rsidRDefault="00816BCB" w:rsidP="00EA257F">
      <w:pPr>
        <w:pStyle w:val="Kp"/>
      </w:pPr>
      <w:r>
        <w:br w:type="page"/>
      </w:r>
      <w:r w:rsidR="009D2FD8" w:rsidRPr="004851C7">
        <w:rPr>
          <w:noProof/>
          <w:lang w:eastAsia="hu-HU"/>
        </w:rPr>
        <w:lastRenderedPageBreak/>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341928ED" w:rsidR="004851C7" w:rsidRDefault="00C23EEF" w:rsidP="00D429F2">
      <w:pPr>
        <w:pStyle w:val="Cmlapkarstanszk"/>
      </w:pPr>
      <w:fldSimple w:instr=" DOCPROPERTY  Company  \* MERGEFORMAT ">
        <w:r w:rsidR="002C14BC">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6EAFB42" w:rsidR="0063585C" w:rsidRPr="00B50CAA" w:rsidRDefault="00BF41FE" w:rsidP="00171054">
      <w:pPr>
        <w:pStyle w:val="Cmlapszerz"/>
      </w:pPr>
      <w:r>
        <w:t>Komáromi Sándor</w:t>
      </w:r>
    </w:p>
    <w:p w14:paraId="5BD632B6" w14:textId="03D7D5CC" w:rsidR="0063585C" w:rsidRPr="00B50CAA" w:rsidRDefault="00A0387A">
      <w:pPr>
        <w:pStyle w:val="Cm"/>
      </w:pPr>
      <w:r w:rsidRPr="00A0387A">
        <w:t>ROS alapú pókszerű robot fejlesztése</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05D54636" w14:textId="77777777" w:rsidR="00630A92" w:rsidRDefault="00630A92" w:rsidP="00630A92">
      <w:pPr>
        <w:keepLines/>
        <w:spacing w:after="0"/>
        <w:ind w:firstLine="0"/>
        <w:jc w:val="center"/>
        <w:rPr>
          <w:smallCaps/>
        </w:rPr>
      </w:pPr>
    </w:p>
    <w:p w14:paraId="61F33379" w14:textId="77777777" w:rsidR="00630A92" w:rsidRDefault="00630A92" w:rsidP="00630A92">
      <w:pPr>
        <w:keepLines/>
        <w:spacing w:after="0"/>
        <w:ind w:firstLine="0"/>
        <w:jc w:val="center"/>
        <w:rPr>
          <w:smallCaps/>
        </w:rPr>
      </w:pPr>
    </w:p>
    <w:p w14:paraId="113A12EC" w14:textId="49BC95E5" w:rsidR="00630A92" w:rsidRDefault="00630A92" w:rsidP="00A0387A">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78B13E32" w:rsidR="00630A92" w:rsidRDefault="00651157" w:rsidP="00630A92">
      <w:pPr>
        <w:pStyle w:val="Cmlapszerz"/>
      </w:pPr>
      <w:r>
        <w:t>Nagy Ákos</w:t>
      </w:r>
      <w:commentRangeStart w:id="1"/>
      <w:r w:rsidR="00630A92">
        <w:fldChar w:fldCharType="begin"/>
      </w:r>
      <w:r w:rsidR="00630A92">
        <w:instrText xml:space="preserve"> DOCPROPERTY "Manager"  \* MERGEFORMAT </w:instrText>
      </w:r>
      <w:r w:rsidR="00630A92">
        <w:fldChar w:fldCharType="end"/>
      </w:r>
      <w:commentRangeEnd w:id="1"/>
      <w:r w:rsidR="00630A92">
        <w:rPr>
          <w:rStyle w:val="Jegyzethivatkozs"/>
          <w:noProof w:val="0"/>
        </w:rPr>
        <w:commentReference w:id="1"/>
      </w:r>
    </w:p>
    <w:p w14:paraId="59CFD63D" w14:textId="258A2FE8" w:rsidR="0063585C" w:rsidRPr="00B50CAA" w:rsidRDefault="00630A92" w:rsidP="00630A92">
      <w:pPr>
        <w:spacing w:after="0"/>
        <w:ind w:firstLine="0"/>
        <w:jc w:val="center"/>
      </w:pPr>
      <w:r>
        <w:t>BUDAPEST, 20</w:t>
      </w:r>
      <w:r w:rsidR="00BF41FE">
        <w:t>22</w:t>
      </w:r>
    </w:p>
    <w:p w14:paraId="155AD015" w14:textId="77777777" w:rsidR="0063585C" w:rsidRPr="00B50CAA" w:rsidRDefault="0063585C" w:rsidP="00B96880">
      <w:pPr>
        <w:pStyle w:val="Fejezetcmtartalomjegyzknlkl"/>
      </w:pPr>
      <w:r w:rsidRPr="00B50CAA">
        <w:lastRenderedPageBreak/>
        <w:t>Tartalomjegyzék</w:t>
      </w:r>
    </w:p>
    <w:p w14:paraId="4E4E34D0" w14:textId="57079695" w:rsidR="002C14BC"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04719478" w:history="1">
        <w:r w:rsidR="002C14BC" w:rsidRPr="00B92DF4">
          <w:rPr>
            <w:rStyle w:val="Hiperhivatkozs"/>
            <w:noProof/>
          </w:rPr>
          <w:t>Összefoglaló</w:t>
        </w:r>
        <w:r w:rsidR="002C14BC">
          <w:rPr>
            <w:noProof/>
            <w:webHidden/>
          </w:rPr>
          <w:tab/>
        </w:r>
        <w:r w:rsidR="002C14BC">
          <w:rPr>
            <w:noProof/>
            <w:webHidden/>
          </w:rPr>
          <w:fldChar w:fldCharType="begin"/>
        </w:r>
        <w:r w:rsidR="002C14BC">
          <w:rPr>
            <w:noProof/>
            <w:webHidden/>
          </w:rPr>
          <w:instrText xml:space="preserve"> PAGEREF _Toc104719478 \h </w:instrText>
        </w:r>
        <w:r w:rsidR="002C14BC">
          <w:rPr>
            <w:noProof/>
            <w:webHidden/>
          </w:rPr>
        </w:r>
        <w:r w:rsidR="002C14BC">
          <w:rPr>
            <w:noProof/>
            <w:webHidden/>
          </w:rPr>
          <w:fldChar w:fldCharType="separate"/>
        </w:r>
        <w:r w:rsidR="002C14BC">
          <w:rPr>
            <w:noProof/>
            <w:webHidden/>
          </w:rPr>
          <w:t>6</w:t>
        </w:r>
        <w:r w:rsidR="002C14BC">
          <w:rPr>
            <w:noProof/>
            <w:webHidden/>
          </w:rPr>
          <w:fldChar w:fldCharType="end"/>
        </w:r>
      </w:hyperlink>
    </w:p>
    <w:p w14:paraId="294CF099" w14:textId="2A31B200" w:rsidR="002C14BC" w:rsidRDefault="00F17695">
      <w:pPr>
        <w:pStyle w:val="TJ1"/>
        <w:rPr>
          <w:rFonts w:asciiTheme="minorHAnsi" w:eastAsiaTheme="minorEastAsia" w:hAnsiTheme="minorHAnsi" w:cstheme="minorBidi"/>
          <w:b w:val="0"/>
          <w:noProof/>
          <w:sz w:val="22"/>
          <w:szCs w:val="22"/>
          <w:lang w:eastAsia="hu-HU"/>
        </w:rPr>
      </w:pPr>
      <w:hyperlink w:anchor="_Toc104719479" w:history="1">
        <w:r w:rsidR="002C14BC" w:rsidRPr="00B92DF4">
          <w:rPr>
            <w:rStyle w:val="Hiperhivatkozs"/>
            <w:noProof/>
          </w:rPr>
          <w:t>Abstract</w:t>
        </w:r>
        <w:r w:rsidR="002C14BC">
          <w:rPr>
            <w:noProof/>
            <w:webHidden/>
          </w:rPr>
          <w:tab/>
        </w:r>
        <w:r w:rsidR="002C14BC">
          <w:rPr>
            <w:noProof/>
            <w:webHidden/>
          </w:rPr>
          <w:fldChar w:fldCharType="begin"/>
        </w:r>
        <w:r w:rsidR="002C14BC">
          <w:rPr>
            <w:noProof/>
            <w:webHidden/>
          </w:rPr>
          <w:instrText xml:space="preserve"> PAGEREF _Toc104719479 \h </w:instrText>
        </w:r>
        <w:r w:rsidR="002C14BC">
          <w:rPr>
            <w:noProof/>
            <w:webHidden/>
          </w:rPr>
        </w:r>
        <w:r w:rsidR="002C14BC">
          <w:rPr>
            <w:noProof/>
            <w:webHidden/>
          </w:rPr>
          <w:fldChar w:fldCharType="separate"/>
        </w:r>
        <w:r w:rsidR="002C14BC">
          <w:rPr>
            <w:noProof/>
            <w:webHidden/>
          </w:rPr>
          <w:t>7</w:t>
        </w:r>
        <w:r w:rsidR="002C14BC">
          <w:rPr>
            <w:noProof/>
            <w:webHidden/>
          </w:rPr>
          <w:fldChar w:fldCharType="end"/>
        </w:r>
      </w:hyperlink>
    </w:p>
    <w:p w14:paraId="07B6D9AE" w14:textId="7268B2D1" w:rsidR="002C14BC" w:rsidRDefault="00F17695">
      <w:pPr>
        <w:pStyle w:val="TJ1"/>
        <w:rPr>
          <w:rFonts w:asciiTheme="minorHAnsi" w:eastAsiaTheme="minorEastAsia" w:hAnsiTheme="minorHAnsi" w:cstheme="minorBidi"/>
          <w:b w:val="0"/>
          <w:noProof/>
          <w:sz w:val="22"/>
          <w:szCs w:val="22"/>
          <w:lang w:eastAsia="hu-HU"/>
        </w:rPr>
      </w:pPr>
      <w:hyperlink w:anchor="_Toc104719480" w:history="1">
        <w:r w:rsidR="002C14BC" w:rsidRPr="00B92DF4">
          <w:rPr>
            <w:rStyle w:val="Hiperhivatkozs"/>
            <w:noProof/>
          </w:rPr>
          <w:t>1 Bevezetés</w:t>
        </w:r>
        <w:r w:rsidR="002C14BC">
          <w:rPr>
            <w:noProof/>
            <w:webHidden/>
          </w:rPr>
          <w:tab/>
        </w:r>
        <w:r w:rsidR="002C14BC">
          <w:rPr>
            <w:noProof/>
            <w:webHidden/>
          </w:rPr>
          <w:fldChar w:fldCharType="begin"/>
        </w:r>
        <w:r w:rsidR="002C14BC">
          <w:rPr>
            <w:noProof/>
            <w:webHidden/>
          </w:rPr>
          <w:instrText xml:space="preserve"> PAGEREF _Toc104719480 \h </w:instrText>
        </w:r>
        <w:r w:rsidR="002C14BC">
          <w:rPr>
            <w:noProof/>
            <w:webHidden/>
          </w:rPr>
        </w:r>
        <w:r w:rsidR="002C14BC">
          <w:rPr>
            <w:noProof/>
            <w:webHidden/>
          </w:rPr>
          <w:fldChar w:fldCharType="separate"/>
        </w:r>
        <w:r w:rsidR="002C14BC">
          <w:rPr>
            <w:noProof/>
            <w:webHidden/>
          </w:rPr>
          <w:t>8</w:t>
        </w:r>
        <w:r w:rsidR="002C14BC">
          <w:rPr>
            <w:noProof/>
            <w:webHidden/>
          </w:rPr>
          <w:fldChar w:fldCharType="end"/>
        </w:r>
      </w:hyperlink>
    </w:p>
    <w:p w14:paraId="0CC98F41" w14:textId="36D13BD9"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1" w:history="1">
        <w:r w:rsidR="002C14BC" w:rsidRPr="00B92DF4">
          <w:rPr>
            <w:rStyle w:val="Hiperhivatkozs"/>
            <w:noProof/>
          </w:rPr>
          <w:t>1.1 Pókszerű járó robot</w:t>
        </w:r>
        <w:r w:rsidR="002C14BC">
          <w:rPr>
            <w:noProof/>
            <w:webHidden/>
          </w:rPr>
          <w:tab/>
        </w:r>
        <w:r w:rsidR="002C14BC">
          <w:rPr>
            <w:noProof/>
            <w:webHidden/>
          </w:rPr>
          <w:fldChar w:fldCharType="begin"/>
        </w:r>
        <w:r w:rsidR="002C14BC">
          <w:rPr>
            <w:noProof/>
            <w:webHidden/>
          </w:rPr>
          <w:instrText xml:space="preserve"> PAGEREF _Toc104719481 \h </w:instrText>
        </w:r>
        <w:r w:rsidR="002C14BC">
          <w:rPr>
            <w:noProof/>
            <w:webHidden/>
          </w:rPr>
        </w:r>
        <w:r w:rsidR="002C14BC">
          <w:rPr>
            <w:noProof/>
            <w:webHidden/>
          </w:rPr>
          <w:fldChar w:fldCharType="separate"/>
        </w:r>
        <w:r w:rsidR="002C14BC">
          <w:rPr>
            <w:noProof/>
            <w:webHidden/>
          </w:rPr>
          <w:t>8</w:t>
        </w:r>
        <w:r w:rsidR="002C14BC">
          <w:rPr>
            <w:noProof/>
            <w:webHidden/>
          </w:rPr>
          <w:fldChar w:fldCharType="end"/>
        </w:r>
      </w:hyperlink>
    </w:p>
    <w:p w14:paraId="2B895614" w14:textId="5A2A3A86"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2" w:history="1">
        <w:r w:rsidR="002C14BC" w:rsidRPr="00B92DF4">
          <w:rPr>
            <w:rStyle w:val="Hiperhivatkozs"/>
            <w:noProof/>
          </w:rPr>
          <w:t>1.2 Új mechanikai modell</w:t>
        </w:r>
        <w:r w:rsidR="002C14BC">
          <w:rPr>
            <w:noProof/>
            <w:webHidden/>
          </w:rPr>
          <w:tab/>
        </w:r>
        <w:r w:rsidR="002C14BC">
          <w:rPr>
            <w:noProof/>
            <w:webHidden/>
          </w:rPr>
          <w:fldChar w:fldCharType="begin"/>
        </w:r>
        <w:r w:rsidR="002C14BC">
          <w:rPr>
            <w:noProof/>
            <w:webHidden/>
          </w:rPr>
          <w:instrText xml:space="preserve"> PAGEREF _Toc104719482 \h </w:instrText>
        </w:r>
        <w:r w:rsidR="002C14BC">
          <w:rPr>
            <w:noProof/>
            <w:webHidden/>
          </w:rPr>
        </w:r>
        <w:r w:rsidR="002C14BC">
          <w:rPr>
            <w:noProof/>
            <w:webHidden/>
          </w:rPr>
          <w:fldChar w:fldCharType="separate"/>
        </w:r>
        <w:r w:rsidR="002C14BC">
          <w:rPr>
            <w:noProof/>
            <w:webHidden/>
          </w:rPr>
          <w:t>10</w:t>
        </w:r>
        <w:r w:rsidR="002C14BC">
          <w:rPr>
            <w:noProof/>
            <w:webHidden/>
          </w:rPr>
          <w:fldChar w:fldCharType="end"/>
        </w:r>
      </w:hyperlink>
    </w:p>
    <w:p w14:paraId="4EB81036" w14:textId="18126F23"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3" w:history="1">
        <w:r w:rsidR="002C14BC" w:rsidRPr="00B92DF4">
          <w:rPr>
            <w:rStyle w:val="Hiperhivatkozs"/>
            <w:noProof/>
          </w:rPr>
          <w:t>1.3 Célkitűzések</w:t>
        </w:r>
        <w:r w:rsidR="002C14BC">
          <w:rPr>
            <w:noProof/>
            <w:webHidden/>
          </w:rPr>
          <w:tab/>
        </w:r>
        <w:r w:rsidR="002C14BC">
          <w:rPr>
            <w:noProof/>
            <w:webHidden/>
          </w:rPr>
          <w:fldChar w:fldCharType="begin"/>
        </w:r>
        <w:r w:rsidR="002C14BC">
          <w:rPr>
            <w:noProof/>
            <w:webHidden/>
          </w:rPr>
          <w:instrText xml:space="preserve"> PAGEREF _Toc104719483 \h </w:instrText>
        </w:r>
        <w:r w:rsidR="002C14BC">
          <w:rPr>
            <w:noProof/>
            <w:webHidden/>
          </w:rPr>
        </w:r>
        <w:r w:rsidR="002C14BC">
          <w:rPr>
            <w:noProof/>
            <w:webHidden/>
          </w:rPr>
          <w:fldChar w:fldCharType="separate"/>
        </w:r>
        <w:r w:rsidR="002C14BC">
          <w:rPr>
            <w:noProof/>
            <w:webHidden/>
          </w:rPr>
          <w:t>11</w:t>
        </w:r>
        <w:r w:rsidR="002C14BC">
          <w:rPr>
            <w:noProof/>
            <w:webHidden/>
          </w:rPr>
          <w:fldChar w:fldCharType="end"/>
        </w:r>
      </w:hyperlink>
    </w:p>
    <w:p w14:paraId="0652C462" w14:textId="1843B908" w:rsidR="002C14BC" w:rsidRDefault="00F17695">
      <w:pPr>
        <w:pStyle w:val="TJ1"/>
        <w:rPr>
          <w:rFonts w:asciiTheme="minorHAnsi" w:eastAsiaTheme="minorEastAsia" w:hAnsiTheme="minorHAnsi" w:cstheme="minorBidi"/>
          <w:b w:val="0"/>
          <w:noProof/>
          <w:sz w:val="22"/>
          <w:szCs w:val="22"/>
          <w:lang w:eastAsia="hu-HU"/>
        </w:rPr>
      </w:pPr>
      <w:hyperlink w:anchor="_Toc104719484" w:history="1">
        <w:r w:rsidR="002C14BC" w:rsidRPr="00B92DF4">
          <w:rPr>
            <w:rStyle w:val="Hiperhivatkozs"/>
            <w:noProof/>
          </w:rPr>
          <w:t>2 Mechanikai megvalósítás</w:t>
        </w:r>
        <w:r w:rsidR="002C14BC">
          <w:rPr>
            <w:noProof/>
            <w:webHidden/>
          </w:rPr>
          <w:tab/>
        </w:r>
        <w:r w:rsidR="002C14BC">
          <w:rPr>
            <w:noProof/>
            <w:webHidden/>
          </w:rPr>
          <w:fldChar w:fldCharType="begin"/>
        </w:r>
        <w:r w:rsidR="002C14BC">
          <w:rPr>
            <w:noProof/>
            <w:webHidden/>
          </w:rPr>
          <w:instrText xml:space="preserve"> PAGEREF _Toc104719484 \h </w:instrText>
        </w:r>
        <w:r w:rsidR="002C14BC">
          <w:rPr>
            <w:noProof/>
            <w:webHidden/>
          </w:rPr>
        </w:r>
        <w:r w:rsidR="002C14BC">
          <w:rPr>
            <w:noProof/>
            <w:webHidden/>
          </w:rPr>
          <w:fldChar w:fldCharType="separate"/>
        </w:r>
        <w:r w:rsidR="002C14BC">
          <w:rPr>
            <w:noProof/>
            <w:webHidden/>
          </w:rPr>
          <w:t>13</w:t>
        </w:r>
        <w:r w:rsidR="002C14BC">
          <w:rPr>
            <w:noProof/>
            <w:webHidden/>
          </w:rPr>
          <w:fldChar w:fldCharType="end"/>
        </w:r>
      </w:hyperlink>
    </w:p>
    <w:p w14:paraId="30449222" w14:textId="704D1FAE"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5" w:history="1">
        <w:r w:rsidR="002C14BC" w:rsidRPr="00B92DF4">
          <w:rPr>
            <w:rStyle w:val="Hiperhivatkozs"/>
            <w:noProof/>
          </w:rPr>
          <w:t>2.1 Mechanikai paraméterek</w:t>
        </w:r>
        <w:r w:rsidR="002C14BC">
          <w:rPr>
            <w:noProof/>
            <w:webHidden/>
          </w:rPr>
          <w:tab/>
        </w:r>
        <w:r w:rsidR="002C14BC">
          <w:rPr>
            <w:noProof/>
            <w:webHidden/>
          </w:rPr>
          <w:fldChar w:fldCharType="begin"/>
        </w:r>
        <w:r w:rsidR="002C14BC">
          <w:rPr>
            <w:noProof/>
            <w:webHidden/>
          </w:rPr>
          <w:instrText xml:space="preserve"> PAGEREF _Toc104719485 \h </w:instrText>
        </w:r>
        <w:r w:rsidR="002C14BC">
          <w:rPr>
            <w:noProof/>
            <w:webHidden/>
          </w:rPr>
        </w:r>
        <w:r w:rsidR="002C14BC">
          <w:rPr>
            <w:noProof/>
            <w:webHidden/>
          </w:rPr>
          <w:fldChar w:fldCharType="separate"/>
        </w:r>
        <w:r w:rsidR="002C14BC">
          <w:rPr>
            <w:noProof/>
            <w:webHidden/>
          </w:rPr>
          <w:t>13</w:t>
        </w:r>
        <w:r w:rsidR="002C14BC">
          <w:rPr>
            <w:noProof/>
            <w:webHidden/>
          </w:rPr>
          <w:fldChar w:fldCharType="end"/>
        </w:r>
      </w:hyperlink>
    </w:p>
    <w:p w14:paraId="51A6F479" w14:textId="6829A076"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6" w:history="1">
        <w:r w:rsidR="002C14BC" w:rsidRPr="00B92DF4">
          <w:rPr>
            <w:rStyle w:val="Hiperhivatkozs"/>
            <w:noProof/>
          </w:rPr>
          <w:t>2.2 Nyomtatás</w:t>
        </w:r>
        <w:r w:rsidR="002C14BC">
          <w:rPr>
            <w:noProof/>
            <w:webHidden/>
          </w:rPr>
          <w:tab/>
        </w:r>
        <w:r w:rsidR="002C14BC">
          <w:rPr>
            <w:noProof/>
            <w:webHidden/>
          </w:rPr>
          <w:fldChar w:fldCharType="begin"/>
        </w:r>
        <w:r w:rsidR="002C14BC">
          <w:rPr>
            <w:noProof/>
            <w:webHidden/>
          </w:rPr>
          <w:instrText xml:space="preserve"> PAGEREF _Toc104719486 \h </w:instrText>
        </w:r>
        <w:r w:rsidR="002C14BC">
          <w:rPr>
            <w:noProof/>
            <w:webHidden/>
          </w:rPr>
        </w:r>
        <w:r w:rsidR="002C14BC">
          <w:rPr>
            <w:noProof/>
            <w:webHidden/>
          </w:rPr>
          <w:fldChar w:fldCharType="separate"/>
        </w:r>
        <w:r w:rsidR="002C14BC">
          <w:rPr>
            <w:noProof/>
            <w:webHidden/>
          </w:rPr>
          <w:t>16</w:t>
        </w:r>
        <w:r w:rsidR="002C14BC">
          <w:rPr>
            <w:noProof/>
            <w:webHidden/>
          </w:rPr>
          <w:fldChar w:fldCharType="end"/>
        </w:r>
      </w:hyperlink>
    </w:p>
    <w:p w14:paraId="0CFDA2CC" w14:textId="21EFAA99"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87" w:history="1">
        <w:r w:rsidR="002C14BC" w:rsidRPr="00B92DF4">
          <w:rPr>
            <w:rStyle w:val="Hiperhivatkozs"/>
            <w:noProof/>
          </w:rPr>
          <w:t>2.2.1 Csavarok, betétek tesztelése</w:t>
        </w:r>
        <w:r w:rsidR="002C14BC">
          <w:rPr>
            <w:noProof/>
            <w:webHidden/>
          </w:rPr>
          <w:tab/>
        </w:r>
        <w:r w:rsidR="002C14BC">
          <w:rPr>
            <w:noProof/>
            <w:webHidden/>
          </w:rPr>
          <w:fldChar w:fldCharType="begin"/>
        </w:r>
        <w:r w:rsidR="002C14BC">
          <w:rPr>
            <w:noProof/>
            <w:webHidden/>
          </w:rPr>
          <w:instrText xml:space="preserve"> PAGEREF _Toc104719487 \h </w:instrText>
        </w:r>
        <w:r w:rsidR="002C14BC">
          <w:rPr>
            <w:noProof/>
            <w:webHidden/>
          </w:rPr>
        </w:r>
        <w:r w:rsidR="002C14BC">
          <w:rPr>
            <w:noProof/>
            <w:webHidden/>
          </w:rPr>
          <w:fldChar w:fldCharType="separate"/>
        </w:r>
        <w:r w:rsidR="002C14BC">
          <w:rPr>
            <w:noProof/>
            <w:webHidden/>
          </w:rPr>
          <w:t>16</w:t>
        </w:r>
        <w:r w:rsidR="002C14BC">
          <w:rPr>
            <w:noProof/>
            <w:webHidden/>
          </w:rPr>
          <w:fldChar w:fldCharType="end"/>
        </w:r>
      </w:hyperlink>
    </w:p>
    <w:p w14:paraId="795B219B" w14:textId="668E3694"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88" w:history="1">
        <w:r w:rsidR="002C14BC" w:rsidRPr="00B92DF4">
          <w:rPr>
            <w:rStyle w:val="Hiperhivatkozs"/>
            <w:noProof/>
          </w:rPr>
          <w:t>2.2.2 Alkatrész újra tervezés</w:t>
        </w:r>
        <w:r w:rsidR="002C14BC">
          <w:rPr>
            <w:noProof/>
            <w:webHidden/>
          </w:rPr>
          <w:tab/>
        </w:r>
        <w:r w:rsidR="002C14BC">
          <w:rPr>
            <w:noProof/>
            <w:webHidden/>
          </w:rPr>
          <w:fldChar w:fldCharType="begin"/>
        </w:r>
        <w:r w:rsidR="002C14BC">
          <w:rPr>
            <w:noProof/>
            <w:webHidden/>
          </w:rPr>
          <w:instrText xml:space="preserve"> PAGEREF _Toc104719488 \h </w:instrText>
        </w:r>
        <w:r w:rsidR="002C14BC">
          <w:rPr>
            <w:noProof/>
            <w:webHidden/>
          </w:rPr>
        </w:r>
        <w:r w:rsidR="002C14BC">
          <w:rPr>
            <w:noProof/>
            <w:webHidden/>
          </w:rPr>
          <w:fldChar w:fldCharType="separate"/>
        </w:r>
        <w:r w:rsidR="002C14BC">
          <w:rPr>
            <w:noProof/>
            <w:webHidden/>
          </w:rPr>
          <w:t>18</w:t>
        </w:r>
        <w:r w:rsidR="002C14BC">
          <w:rPr>
            <w:noProof/>
            <w:webHidden/>
          </w:rPr>
          <w:fldChar w:fldCharType="end"/>
        </w:r>
      </w:hyperlink>
    </w:p>
    <w:p w14:paraId="38252BAC" w14:textId="7F2EBD3F"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89" w:history="1">
        <w:r w:rsidR="002C14BC" w:rsidRPr="00B92DF4">
          <w:rPr>
            <w:rStyle w:val="Hiperhivatkozs"/>
            <w:noProof/>
          </w:rPr>
          <w:t>2.3 A fizikai robot megvalósításának értékelése</w:t>
        </w:r>
        <w:r w:rsidR="002C14BC">
          <w:rPr>
            <w:noProof/>
            <w:webHidden/>
          </w:rPr>
          <w:tab/>
        </w:r>
        <w:r w:rsidR="002C14BC">
          <w:rPr>
            <w:noProof/>
            <w:webHidden/>
          </w:rPr>
          <w:fldChar w:fldCharType="begin"/>
        </w:r>
        <w:r w:rsidR="002C14BC">
          <w:rPr>
            <w:noProof/>
            <w:webHidden/>
          </w:rPr>
          <w:instrText xml:space="preserve"> PAGEREF _Toc104719489 \h </w:instrText>
        </w:r>
        <w:r w:rsidR="002C14BC">
          <w:rPr>
            <w:noProof/>
            <w:webHidden/>
          </w:rPr>
        </w:r>
        <w:r w:rsidR="002C14BC">
          <w:rPr>
            <w:noProof/>
            <w:webHidden/>
          </w:rPr>
          <w:fldChar w:fldCharType="separate"/>
        </w:r>
        <w:r w:rsidR="002C14BC">
          <w:rPr>
            <w:noProof/>
            <w:webHidden/>
          </w:rPr>
          <w:t>19</w:t>
        </w:r>
        <w:r w:rsidR="002C14BC">
          <w:rPr>
            <w:noProof/>
            <w:webHidden/>
          </w:rPr>
          <w:fldChar w:fldCharType="end"/>
        </w:r>
      </w:hyperlink>
    </w:p>
    <w:p w14:paraId="050942C6" w14:textId="198414BF" w:rsidR="002C14BC" w:rsidRDefault="00F17695">
      <w:pPr>
        <w:pStyle w:val="TJ1"/>
        <w:rPr>
          <w:rFonts w:asciiTheme="minorHAnsi" w:eastAsiaTheme="minorEastAsia" w:hAnsiTheme="minorHAnsi" w:cstheme="minorBidi"/>
          <w:b w:val="0"/>
          <w:noProof/>
          <w:sz w:val="22"/>
          <w:szCs w:val="22"/>
          <w:lang w:eastAsia="hu-HU"/>
        </w:rPr>
      </w:pPr>
      <w:hyperlink w:anchor="_Toc104719490" w:history="1">
        <w:r w:rsidR="002C14BC" w:rsidRPr="00B92DF4">
          <w:rPr>
            <w:rStyle w:val="Hiperhivatkozs"/>
            <w:noProof/>
          </w:rPr>
          <w:t>3 Omnidirekcionális járási algoritmus</w:t>
        </w:r>
        <w:r w:rsidR="002C14BC">
          <w:rPr>
            <w:noProof/>
            <w:webHidden/>
          </w:rPr>
          <w:tab/>
        </w:r>
        <w:r w:rsidR="002C14BC">
          <w:rPr>
            <w:noProof/>
            <w:webHidden/>
          </w:rPr>
          <w:fldChar w:fldCharType="begin"/>
        </w:r>
        <w:r w:rsidR="002C14BC">
          <w:rPr>
            <w:noProof/>
            <w:webHidden/>
          </w:rPr>
          <w:instrText xml:space="preserve"> PAGEREF _Toc104719490 \h </w:instrText>
        </w:r>
        <w:r w:rsidR="002C14BC">
          <w:rPr>
            <w:noProof/>
            <w:webHidden/>
          </w:rPr>
        </w:r>
        <w:r w:rsidR="002C14BC">
          <w:rPr>
            <w:noProof/>
            <w:webHidden/>
          </w:rPr>
          <w:fldChar w:fldCharType="separate"/>
        </w:r>
        <w:r w:rsidR="002C14BC">
          <w:rPr>
            <w:noProof/>
            <w:webHidden/>
          </w:rPr>
          <w:t>20</w:t>
        </w:r>
        <w:r w:rsidR="002C14BC">
          <w:rPr>
            <w:noProof/>
            <w:webHidden/>
          </w:rPr>
          <w:fldChar w:fldCharType="end"/>
        </w:r>
      </w:hyperlink>
    </w:p>
    <w:p w14:paraId="4F535EE0" w14:textId="5746ADE6"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91" w:history="1">
        <w:r w:rsidR="002C14BC" w:rsidRPr="00B92DF4">
          <w:rPr>
            <w:rStyle w:val="Hiperhivatkozs"/>
            <w:noProof/>
          </w:rPr>
          <w:t>3.1 Láb elérési tartománya</w:t>
        </w:r>
        <w:r w:rsidR="002C14BC">
          <w:rPr>
            <w:noProof/>
            <w:webHidden/>
          </w:rPr>
          <w:tab/>
        </w:r>
        <w:r w:rsidR="002C14BC">
          <w:rPr>
            <w:noProof/>
            <w:webHidden/>
          </w:rPr>
          <w:fldChar w:fldCharType="begin"/>
        </w:r>
        <w:r w:rsidR="002C14BC">
          <w:rPr>
            <w:noProof/>
            <w:webHidden/>
          </w:rPr>
          <w:instrText xml:space="preserve"> PAGEREF _Toc104719491 \h </w:instrText>
        </w:r>
        <w:r w:rsidR="002C14BC">
          <w:rPr>
            <w:noProof/>
            <w:webHidden/>
          </w:rPr>
        </w:r>
        <w:r w:rsidR="002C14BC">
          <w:rPr>
            <w:noProof/>
            <w:webHidden/>
          </w:rPr>
          <w:fldChar w:fldCharType="separate"/>
        </w:r>
        <w:r w:rsidR="002C14BC">
          <w:rPr>
            <w:noProof/>
            <w:webHidden/>
          </w:rPr>
          <w:t>21</w:t>
        </w:r>
        <w:r w:rsidR="002C14BC">
          <w:rPr>
            <w:noProof/>
            <w:webHidden/>
          </w:rPr>
          <w:fldChar w:fldCharType="end"/>
        </w:r>
      </w:hyperlink>
    </w:p>
    <w:p w14:paraId="4C6B9303" w14:textId="4BFD9B9A"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92" w:history="1">
        <w:r w:rsidR="002C14BC" w:rsidRPr="00B92DF4">
          <w:rPr>
            <w:rStyle w:val="Hiperhivatkozs"/>
            <w:noProof/>
          </w:rPr>
          <w:t>3.1.1 Az elérési tartomány</w:t>
        </w:r>
        <w:r w:rsidR="002C14BC">
          <w:rPr>
            <w:noProof/>
            <w:webHidden/>
          </w:rPr>
          <w:tab/>
        </w:r>
        <w:r w:rsidR="002C14BC">
          <w:rPr>
            <w:noProof/>
            <w:webHidden/>
          </w:rPr>
          <w:fldChar w:fldCharType="begin"/>
        </w:r>
        <w:r w:rsidR="002C14BC">
          <w:rPr>
            <w:noProof/>
            <w:webHidden/>
          </w:rPr>
          <w:instrText xml:space="preserve"> PAGEREF _Toc104719492 \h </w:instrText>
        </w:r>
        <w:r w:rsidR="002C14BC">
          <w:rPr>
            <w:noProof/>
            <w:webHidden/>
          </w:rPr>
        </w:r>
        <w:r w:rsidR="002C14BC">
          <w:rPr>
            <w:noProof/>
            <w:webHidden/>
          </w:rPr>
          <w:fldChar w:fldCharType="separate"/>
        </w:r>
        <w:r w:rsidR="002C14BC">
          <w:rPr>
            <w:noProof/>
            <w:webHidden/>
          </w:rPr>
          <w:t>22</w:t>
        </w:r>
        <w:r w:rsidR="002C14BC">
          <w:rPr>
            <w:noProof/>
            <w:webHidden/>
          </w:rPr>
          <w:fldChar w:fldCharType="end"/>
        </w:r>
      </w:hyperlink>
    </w:p>
    <w:p w14:paraId="55F3B98C" w14:textId="2573649A"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93" w:history="1">
        <w:r w:rsidR="002C14BC" w:rsidRPr="00B92DF4">
          <w:rPr>
            <w:rStyle w:val="Hiperhivatkozs"/>
            <w:noProof/>
          </w:rPr>
          <w:t>3.1.2 Láb pályája</w:t>
        </w:r>
        <w:r w:rsidR="002C14BC">
          <w:rPr>
            <w:noProof/>
            <w:webHidden/>
          </w:rPr>
          <w:tab/>
        </w:r>
        <w:r w:rsidR="002C14BC">
          <w:rPr>
            <w:noProof/>
            <w:webHidden/>
          </w:rPr>
          <w:fldChar w:fldCharType="begin"/>
        </w:r>
        <w:r w:rsidR="002C14BC">
          <w:rPr>
            <w:noProof/>
            <w:webHidden/>
          </w:rPr>
          <w:instrText xml:space="preserve"> PAGEREF _Toc104719493 \h </w:instrText>
        </w:r>
        <w:r w:rsidR="002C14BC">
          <w:rPr>
            <w:noProof/>
            <w:webHidden/>
          </w:rPr>
        </w:r>
        <w:r w:rsidR="002C14BC">
          <w:rPr>
            <w:noProof/>
            <w:webHidden/>
          </w:rPr>
          <w:fldChar w:fldCharType="separate"/>
        </w:r>
        <w:r w:rsidR="002C14BC">
          <w:rPr>
            <w:noProof/>
            <w:webHidden/>
          </w:rPr>
          <w:t>23</w:t>
        </w:r>
        <w:r w:rsidR="002C14BC">
          <w:rPr>
            <w:noProof/>
            <w:webHidden/>
          </w:rPr>
          <w:fldChar w:fldCharType="end"/>
        </w:r>
      </w:hyperlink>
    </w:p>
    <w:p w14:paraId="02221970" w14:textId="3FFA020B"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94" w:history="1">
        <w:r w:rsidR="002C14BC" w:rsidRPr="00B92DF4">
          <w:rPr>
            <w:rStyle w:val="Hiperhivatkozs"/>
            <w:noProof/>
          </w:rPr>
          <w:t>3.1.3 Elérési tartomány középpontja</w:t>
        </w:r>
        <w:r w:rsidR="002C14BC">
          <w:rPr>
            <w:noProof/>
            <w:webHidden/>
          </w:rPr>
          <w:tab/>
        </w:r>
        <w:r w:rsidR="002C14BC">
          <w:rPr>
            <w:noProof/>
            <w:webHidden/>
          </w:rPr>
          <w:fldChar w:fldCharType="begin"/>
        </w:r>
        <w:r w:rsidR="002C14BC">
          <w:rPr>
            <w:noProof/>
            <w:webHidden/>
          </w:rPr>
          <w:instrText xml:space="preserve"> PAGEREF _Toc104719494 \h </w:instrText>
        </w:r>
        <w:r w:rsidR="002C14BC">
          <w:rPr>
            <w:noProof/>
            <w:webHidden/>
          </w:rPr>
        </w:r>
        <w:r w:rsidR="002C14BC">
          <w:rPr>
            <w:noProof/>
            <w:webHidden/>
          </w:rPr>
          <w:fldChar w:fldCharType="separate"/>
        </w:r>
        <w:r w:rsidR="002C14BC">
          <w:rPr>
            <w:noProof/>
            <w:webHidden/>
          </w:rPr>
          <w:t>24</w:t>
        </w:r>
        <w:r w:rsidR="002C14BC">
          <w:rPr>
            <w:noProof/>
            <w:webHidden/>
          </w:rPr>
          <w:fldChar w:fldCharType="end"/>
        </w:r>
      </w:hyperlink>
    </w:p>
    <w:p w14:paraId="71368E8A" w14:textId="3F485BC3"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95" w:history="1">
        <w:r w:rsidR="002C14BC" w:rsidRPr="00B92DF4">
          <w:rPr>
            <w:rStyle w:val="Hiperhivatkozs"/>
            <w:noProof/>
          </w:rPr>
          <w:t>3.2 Maximális lépéstávolság</w:t>
        </w:r>
        <w:r w:rsidR="002C14BC">
          <w:rPr>
            <w:noProof/>
            <w:webHidden/>
          </w:rPr>
          <w:tab/>
        </w:r>
        <w:r w:rsidR="002C14BC">
          <w:rPr>
            <w:noProof/>
            <w:webHidden/>
          </w:rPr>
          <w:fldChar w:fldCharType="begin"/>
        </w:r>
        <w:r w:rsidR="002C14BC">
          <w:rPr>
            <w:noProof/>
            <w:webHidden/>
          </w:rPr>
          <w:instrText xml:space="preserve"> PAGEREF _Toc104719495 \h </w:instrText>
        </w:r>
        <w:r w:rsidR="002C14BC">
          <w:rPr>
            <w:noProof/>
            <w:webHidden/>
          </w:rPr>
        </w:r>
        <w:r w:rsidR="002C14BC">
          <w:rPr>
            <w:noProof/>
            <w:webHidden/>
          </w:rPr>
          <w:fldChar w:fldCharType="separate"/>
        </w:r>
        <w:r w:rsidR="002C14BC">
          <w:rPr>
            <w:noProof/>
            <w:webHidden/>
          </w:rPr>
          <w:t>25</w:t>
        </w:r>
        <w:r w:rsidR="002C14BC">
          <w:rPr>
            <w:noProof/>
            <w:webHidden/>
          </w:rPr>
          <w:fldChar w:fldCharType="end"/>
        </w:r>
      </w:hyperlink>
    </w:p>
    <w:p w14:paraId="55072E75" w14:textId="22AA5556"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96" w:history="1">
        <w:r w:rsidR="002C14BC" w:rsidRPr="00B92DF4">
          <w:rPr>
            <w:rStyle w:val="Hiperhivatkozs"/>
            <w:noProof/>
          </w:rPr>
          <w:t>3.2.1 Láb pályájának metszete a lépési tartománnyal</w:t>
        </w:r>
        <w:r w:rsidR="002C14BC">
          <w:rPr>
            <w:noProof/>
            <w:webHidden/>
          </w:rPr>
          <w:tab/>
        </w:r>
        <w:r w:rsidR="002C14BC">
          <w:rPr>
            <w:noProof/>
            <w:webHidden/>
          </w:rPr>
          <w:fldChar w:fldCharType="begin"/>
        </w:r>
        <w:r w:rsidR="002C14BC">
          <w:rPr>
            <w:noProof/>
            <w:webHidden/>
          </w:rPr>
          <w:instrText xml:space="preserve"> PAGEREF _Toc104719496 \h </w:instrText>
        </w:r>
        <w:r w:rsidR="002C14BC">
          <w:rPr>
            <w:noProof/>
            <w:webHidden/>
          </w:rPr>
        </w:r>
        <w:r w:rsidR="002C14BC">
          <w:rPr>
            <w:noProof/>
            <w:webHidden/>
          </w:rPr>
          <w:fldChar w:fldCharType="separate"/>
        </w:r>
        <w:r w:rsidR="002C14BC">
          <w:rPr>
            <w:noProof/>
            <w:webHidden/>
          </w:rPr>
          <w:t>25</w:t>
        </w:r>
        <w:r w:rsidR="002C14BC">
          <w:rPr>
            <w:noProof/>
            <w:webHidden/>
          </w:rPr>
          <w:fldChar w:fldCharType="end"/>
        </w:r>
      </w:hyperlink>
    </w:p>
    <w:p w14:paraId="0F8E25AF" w14:textId="10162CCC"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497" w:history="1">
        <w:r w:rsidR="002C14BC" w:rsidRPr="00B92DF4">
          <w:rPr>
            <w:rStyle w:val="Hiperhivatkozs"/>
            <w:noProof/>
          </w:rPr>
          <w:t>3.2.2 Lépéstávolság</w:t>
        </w:r>
        <w:r w:rsidR="002C14BC">
          <w:rPr>
            <w:noProof/>
            <w:webHidden/>
          </w:rPr>
          <w:tab/>
        </w:r>
        <w:r w:rsidR="002C14BC">
          <w:rPr>
            <w:noProof/>
            <w:webHidden/>
          </w:rPr>
          <w:fldChar w:fldCharType="begin"/>
        </w:r>
        <w:r w:rsidR="002C14BC">
          <w:rPr>
            <w:noProof/>
            <w:webHidden/>
          </w:rPr>
          <w:instrText xml:space="preserve"> PAGEREF _Toc104719497 \h </w:instrText>
        </w:r>
        <w:r w:rsidR="002C14BC">
          <w:rPr>
            <w:noProof/>
            <w:webHidden/>
          </w:rPr>
        </w:r>
        <w:r w:rsidR="002C14BC">
          <w:rPr>
            <w:noProof/>
            <w:webHidden/>
          </w:rPr>
          <w:fldChar w:fldCharType="separate"/>
        </w:r>
        <w:r w:rsidR="002C14BC">
          <w:rPr>
            <w:noProof/>
            <w:webHidden/>
          </w:rPr>
          <w:t>27</w:t>
        </w:r>
        <w:r w:rsidR="002C14BC">
          <w:rPr>
            <w:noProof/>
            <w:webHidden/>
          </w:rPr>
          <w:fldChar w:fldCharType="end"/>
        </w:r>
      </w:hyperlink>
    </w:p>
    <w:p w14:paraId="5B48629F" w14:textId="4CD1ED6A"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98" w:history="1">
        <w:r w:rsidR="002C14BC" w:rsidRPr="00B92DF4">
          <w:rPr>
            <w:rStyle w:val="Hiperhivatkozs"/>
            <w:noProof/>
          </w:rPr>
          <w:t>3.3 Lépéstávolság kiszámítása a teljes távolság függvényében</w:t>
        </w:r>
        <w:r w:rsidR="002C14BC">
          <w:rPr>
            <w:noProof/>
            <w:webHidden/>
          </w:rPr>
          <w:tab/>
        </w:r>
        <w:r w:rsidR="002C14BC">
          <w:rPr>
            <w:noProof/>
            <w:webHidden/>
          </w:rPr>
          <w:fldChar w:fldCharType="begin"/>
        </w:r>
        <w:r w:rsidR="002C14BC">
          <w:rPr>
            <w:noProof/>
            <w:webHidden/>
          </w:rPr>
          <w:instrText xml:space="preserve"> PAGEREF _Toc104719498 \h </w:instrText>
        </w:r>
        <w:r w:rsidR="002C14BC">
          <w:rPr>
            <w:noProof/>
            <w:webHidden/>
          </w:rPr>
        </w:r>
        <w:r w:rsidR="002C14BC">
          <w:rPr>
            <w:noProof/>
            <w:webHidden/>
          </w:rPr>
          <w:fldChar w:fldCharType="separate"/>
        </w:r>
        <w:r w:rsidR="002C14BC">
          <w:rPr>
            <w:noProof/>
            <w:webHidden/>
          </w:rPr>
          <w:t>28</w:t>
        </w:r>
        <w:r w:rsidR="002C14BC">
          <w:rPr>
            <w:noProof/>
            <w:webHidden/>
          </w:rPr>
          <w:fldChar w:fldCharType="end"/>
        </w:r>
      </w:hyperlink>
    </w:p>
    <w:p w14:paraId="02FC4282" w14:textId="14B1372B"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499" w:history="1">
        <w:r w:rsidR="002C14BC" w:rsidRPr="00B92DF4">
          <w:rPr>
            <w:rStyle w:val="Hiperhivatkozs"/>
            <w:noProof/>
          </w:rPr>
          <w:t>3.4 Lépéssorrend kiválasztása mozgásirány függvényében</w:t>
        </w:r>
        <w:r w:rsidR="002C14BC">
          <w:rPr>
            <w:noProof/>
            <w:webHidden/>
          </w:rPr>
          <w:tab/>
        </w:r>
        <w:r w:rsidR="002C14BC">
          <w:rPr>
            <w:noProof/>
            <w:webHidden/>
          </w:rPr>
          <w:fldChar w:fldCharType="begin"/>
        </w:r>
        <w:r w:rsidR="002C14BC">
          <w:rPr>
            <w:noProof/>
            <w:webHidden/>
          </w:rPr>
          <w:instrText xml:space="preserve"> PAGEREF _Toc104719499 \h </w:instrText>
        </w:r>
        <w:r w:rsidR="002C14BC">
          <w:rPr>
            <w:noProof/>
            <w:webHidden/>
          </w:rPr>
        </w:r>
        <w:r w:rsidR="002C14BC">
          <w:rPr>
            <w:noProof/>
            <w:webHidden/>
          </w:rPr>
          <w:fldChar w:fldCharType="separate"/>
        </w:r>
        <w:r w:rsidR="002C14BC">
          <w:rPr>
            <w:noProof/>
            <w:webHidden/>
          </w:rPr>
          <w:t>29</w:t>
        </w:r>
        <w:r w:rsidR="002C14BC">
          <w:rPr>
            <w:noProof/>
            <w:webHidden/>
          </w:rPr>
          <w:fldChar w:fldCharType="end"/>
        </w:r>
      </w:hyperlink>
    </w:p>
    <w:p w14:paraId="2290396A" w14:textId="03469380"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00" w:history="1">
        <w:r w:rsidR="002C14BC" w:rsidRPr="00B92DF4">
          <w:rPr>
            <w:rStyle w:val="Hiperhivatkozs"/>
            <w:noProof/>
          </w:rPr>
          <w:t>3.4.1 Kritikus szög</w:t>
        </w:r>
        <w:r w:rsidR="002C14BC">
          <w:rPr>
            <w:noProof/>
            <w:webHidden/>
          </w:rPr>
          <w:tab/>
        </w:r>
        <w:r w:rsidR="002C14BC">
          <w:rPr>
            <w:noProof/>
            <w:webHidden/>
          </w:rPr>
          <w:fldChar w:fldCharType="begin"/>
        </w:r>
        <w:r w:rsidR="002C14BC">
          <w:rPr>
            <w:noProof/>
            <w:webHidden/>
          </w:rPr>
          <w:instrText xml:space="preserve"> PAGEREF _Toc104719500 \h </w:instrText>
        </w:r>
        <w:r w:rsidR="002C14BC">
          <w:rPr>
            <w:noProof/>
            <w:webHidden/>
          </w:rPr>
        </w:r>
        <w:r w:rsidR="002C14BC">
          <w:rPr>
            <w:noProof/>
            <w:webHidden/>
          </w:rPr>
          <w:fldChar w:fldCharType="separate"/>
        </w:r>
        <w:r w:rsidR="002C14BC">
          <w:rPr>
            <w:noProof/>
            <w:webHidden/>
          </w:rPr>
          <w:t>29</w:t>
        </w:r>
        <w:r w:rsidR="002C14BC">
          <w:rPr>
            <w:noProof/>
            <w:webHidden/>
          </w:rPr>
          <w:fldChar w:fldCharType="end"/>
        </w:r>
      </w:hyperlink>
    </w:p>
    <w:p w14:paraId="11F7563A" w14:textId="6FF77D75"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01" w:history="1">
        <w:r w:rsidR="002C14BC" w:rsidRPr="00B92DF4">
          <w:rPr>
            <w:rStyle w:val="Hiperhivatkozs"/>
            <w:noProof/>
          </w:rPr>
          <w:t>3.4.2 Lépés sorrend</w:t>
        </w:r>
        <w:r w:rsidR="002C14BC">
          <w:rPr>
            <w:noProof/>
            <w:webHidden/>
          </w:rPr>
          <w:tab/>
        </w:r>
        <w:r w:rsidR="002C14BC">
          <w:rPr>
            <w:noProof/>
            <w:webHidden/>
          </w:rPr>
          <w:fldChar w:fldCharType="begin"/>
        </w:r>
        <w:r w:rsidR="002C14BC">
          <w:rPr>
            <w:noProof/>
            <w:webHidden/>
          </w:rPr>
          <w:instrText xml:space="preserve"> PAGEREF _Toc104719501 \h </w:instrText>
        </w:r>
        <w:r w:rsidR="002C14BC">
          <w:rPr>
            <w:noProof/>
            <w:webHidden/>
          </w:rPr>
        </w:r>
        <w:r w:rsidR="002C14BC">
          <w:rPr>
            <w:noProof/>
            <w:webHidden/>
          </w:rPr>
          <w:fldChar w:fldCharType="separate"/>
        </w:r>
        <w:r w:rsidR="002C14BC">
          <w:rPr>
            <w:noProof/>
            <w:webHidden/>
          </w:rPr>
          <w:t>30</w:t>
        </w:r>
        <w:r w:rsidR="002C14BC">
          <w:rPr>
            <w:noProof/>
            <w:webHidden/>
          </w:rPr>
          <w:fldChar w:fldCharType="end"/>
        </w:r>
      </w:hyperlink>
    </w:p>
    <w:p w14:paraId="58B3BAD2" w14:textId="5E715E6E"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02" w:history="1">
        <w:r w:rsidR="002C14BC" w:rsidRPr="00B92DF4">
          <w:rPr>
            <w:rStyle w:val="Hiperhivatkozs"/>
            <w:noProof/>
          </w:rPr>
          <w:t>3.5 Lépés pozíciójának meghatározása</w:t>
        </w:r>
        <w:r w:rsidR="002C14BC">
          <w:rPr>
            <w:noProof/>
            <w:webHidden/>
          </w:rPr>
          <w:tab/>
        </w:r>
        <w:r w:rsidR="002C14BC">
          <w:rPr>
            <w:noProof/>
            <w:webHidden/>
          </w:rPr>
          <w:fldChar w:fldCharType="begin"/>
        </w:r>
        <w:r w:rsidR="002C14BC">
          <w:rPr>
            <w:noProof/>
            <w:webHidden/>
          </w:rPr>
          <w:instrText xml:space="preserve"> PAGEREF _Toc104719502 \h </w:instrText>
        </w:r>
        <w:r w:rsidR="002C14BC">
          <w:rPr>
            <w:noProof/>
            <w:webHidden/>
          </w:rPr>
        </w:r>
        <w:r w:rsidR="002C14BC">
          <w:rPr>
            <w:noProof/>
            <w:webHidden/>
          </w:rPr>
          <w:fldChar w:fldCharType="separate"/>
        </w:r>
        <w:r w:rsidR="002C14BC">
          <w:rPr>
            <w:noProof/>
            <w:webHidden/>
          </w:rPr>
          <w:t>32</w:t>
        </w:r>
        <w:r w:rsidR="002C14BC">
          <w:rPr>
            <w:noProof/>
            <w:webHidden/>
          </w:rPr>
          <w:fldChar w:fldCharType="end"/>
        </w:r>
      </w:hyperlink>
    </w:p>
    <w:p w14:paraId="0212FCA2" w14:textId="47E2211C" w:rsidR="002C14BC" w:rsidRDefault="00F17695">
      <w:pPr>
        <w:pStyle w:val="TJ1"/>
        <w:rPr>
          <w:rFonts w:asciiTheme="minorHAnsi" w:eastAsiaTheme="minorEastAsia" w:hAnsiTheme="minorHAnsi" w:cstheme="minorBidi"/>
          <w:b w:val="0"/>
          <w:noProof/>
          <w:sz w:val="22"/>
          <w:szCs w:val="22"/>
          <w:lang w:eastAsia="hu-HU"/>
        </w:rPr>
      </w:pPr>
      <w:hyperlink w:anchor="_Toc104719503" w:history="1">
        <w:r w:rsidR="002C14BC" w:rsidRPr="00B92DF4">
          <w:rPr>
            <w:rStyle w:val="Hiperhivatkozs"/>
            <w:noProof/>
          </w:rPr>
          <w:t>4 Szimuláció</w:t>
        </w:r>
        <w:r w:rsidR="002C14BC">
          <w:rPr>
            <w:noProof/>
            <w:webHidden/>
          </w:rPr>
          <w:tab/>
        </w:r>
        <w:r w:rsidR="002C14BC">
          <w:rPr>
            <w:noProof/>
            <w:webHidden/>
          </w:rPr>
          <w:fldChar w:fldCharType="begin"/>
        </w:r>
        <w:r w:rsidR="002C14BC">
          <w:rPr>
            <w:noProof/>
            <w:webHidden/>
          </w:rPr>
          <w:instrText xml:space="preserve"> PAGEREF _Toc104719503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2D728D5F" w14:textId="1570D336"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04" w:history="1">
        <w:r w:rsidR="002C14BC" w:rsidRPr="00B92DF4">
          <w:rPr>
            <w:rStyle w:val="Hiperhivatkozs"/>
            <w:noProof/>
          </w:rPr>
          <w:t>4.1 Szimulátor működése az új paraméterekkel</w:t>
        </w:r>
        <w:r w:rsidR="002C14BC">
          <w:rPr>
            <w:noProof/>
            <w:webHidden/>
          </w:rPr>
          <w:tab/>
        </w:r>
        <w:r w:rsidR="002C14BC">
          <w:rPr>
            <w:noProof/>
            <w:webHidden/>
          </w:rPr>
          <w:fldChar w:fldCharType="begin"/>
        </w:r>
        <w:r w:rsidR="002C14BC">
          <w:rPr>
            <w:noProof/>
            <w:webHidden/>
          </w:rPr>
          <w:instrText xml:space="preserve"> PAGEREF _Toc104719504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1EA64A09" w14:textId="6EA1B414"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05" w:history="1">
        <w:r w:rsidR="002C14BC" w:rsidRPr="00B92DF4">
          <w:rPr>
            <w:rStyle w:val="Hiperhivatkozs"/>
            <w:noProof/>
          </w:rPr>
          <w:t>4.1.1 Modell betöltése</w:t>
        </w:r>
        <w:r w:rsidR="002C14BC">
          <w:rPr>
            <w:noProof/>
            <w:webHidden/>
          </w:rPr>
          <w:tab/>
        </w:r>
        <w:r w:rsidR="002C14BC">
          <w:rPr>
            <w:noProof/>
            <w:webHidden/>
          </w:rPr>
          <w:fldChar w:fldCharType="begin"/>
        </w:r>
        <w:r w:rsidR="002C14BC">
          <w:rPr>
            <w:noProof/>
            <w:webHidden/>
          </w:rPr>
          <w:instrText xml:space="preserve"> PAGEREF _Toc104719505 \h </w:instrText>
        </w:r>
        <w:r w:rsidR="002C14BC">
          <w:rPr>
            <w:noProof/>
            <w:webHidden/>
          </w:rPr>
        </w:r>
        <w:r w:rsidR="002C14BC">
          <w:rPr>
            <w:noProof/>
            <w:webHidden/>
          </w:rPr>
          <w:fldChar w:fldCharType="separate"/>
        </w:r>
        <w:r w:rsidR="002C14BC">
          <w:rPr>
            <w:noProof/>
            <w:webHidden/>
          </w:rPr>
          <w:t>33</w:t>
        </w:r>
        <w:r w:rsidR="002C14BC">
          <w:rPr>
            <w:noProof/>
            <w:webHidden/>
          </w:rPr>
          <w:fldChar w:fldCharType="end"/>
        </w:r>
      </w:hyperlink>
    </w:p>
    <w:p w14:paraId="6C73018D" w14:textId="6201D9C0"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06" w:history="1">
        <w:r w:rsidR="002C14BC" w:rsidRPr="00B92DF4">
          <w:rPr>
            <w:rStyle w:val="Hiperhivatkozs"/>
            <w:noProof/>
          </w:rPr>
          <w:t>4.1.2 Modell paramétereinek kerekítési hibái</w:t>
        </w:r>
        <w:r w:rsidR="002C14BC">
          <w:rPr>
            <w:noProof/>
            <w:webHidden/>
          </w:rPr>
          <w:tab/>
        </w:r>
        <w:r w:rsidR="002C14BC">
          <w:rPr>
            <w:noProof/>
            <w:webHidden/>
          </w:rPr>
          <w:fldChar w:fldCharType="begin"/>
        </w:r>
        <w:r w:rsidR="002C14BC">
          <w:rPr>
            <w:noProof/>
            <w:webHidden/>
          </w:rPr>
          <w:instrText xml:space="preserve"> PAGEREF _Toc104719506 \h </w:instrText>
        </w:r>
        <w:r w:rsidR="002C14BC">
          <w:rPr>
            <w:noProof/>
            <w:webHidden/>
          </w:rPr>
        </w:r>
        <w:r w:rsidR="002C14BC">
          <w:rPr>
            <w:noProof/>
            <w:webHidden/>
          </w:rPr>
          <w:fldChar w:fldCharType="separate"/>
        </w:r>
        <w:r w:rsidR="002C14BC">
          <w:rPr>
            <w:noProof/>
            <w:webHidden/>
          </w:rPr>
          <w:t>35</w:t>
        </w:r>
        <w:r w:rsidR="002C14BC">
          <w:rPr>
            <w:noProof/>
            <w:webHidden/>
          </w:rPr>
          <w:fldChar w:fldCharType="end"/>
        </w:r>
      </w:hyperlink>
    </w:p>
    <w:p w14:paraId="130F669A" w14:textId="3980955E"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07" w:history="1">
        <w:r w:rsidR="002C14BC" w:rsidRPr="00B92DF4">
          <w:rPr>
            <w:rStyle w:val="Hiperhivatkozs"/>
            <w:noProof/>
          </w:rPr>
          <w:t>4.2 Járási algoritmus tervezése szimulátorban</w:t>
        </w:r>
        <w:r w:rsidR="002C14BC">
          <w:rPr>
            <w:noProof/>
            <w:webHidden/>
          </w:rPr>
          <w:tab/>
        </w:r>
        <w:r w:rsidR="002C14BC">
          <w:rPr>
            <w:noProof/>
            <w:webHidden/>
          </w:rPr>
          <w:fldChar w:fldCharType="begin"/>
        </w:r>
        <w:r w:rsidR="002C14BC">
          <w:rPr>
            <w:noProof/>
            <w:webHidden/>
          </w:rPr>
          <w:instrText xml:space="preserve"> PAGEREF _Toc104719507 \h </w:instrText>
        </w:r>
        <w:r w:rsidR="002C14BC">
          <w:rPr>
            <w:noProof/>
            <w:webHidden/>
          </w:rPr>
        </w:r>
        <w:r w:rsidR="002C14BC">
          <w:rPr>
            <w:noProof/>
            <w:webHidden/>
          </w:rPr>
          <w:fldChar w:fldCharType="separate"/>
        </w:r>
        <w:r w:rsidR="002C14BC">
          <w:rPr>
            <w:noProof/>
            <w:webHidden/>
          </w:rPr>
          <w:t>36</w:t>
        </w:r>
        <w:r w:rsidR="002C14BC">
          <w:rPr>
            <w:noProof/>
            <w:webHidden/>
          </w:rPr>
          <w:fldChar w:fldCharType="end"/>
        </w:r>
      </w:hyperlink>
    </w:p>
    <w:p w14:paraId="50DFD678" w14:textId="70DE7A9D" w:rsidR="002C14BC" w:rsidRDefault="00F17695">
      <w:pPr>
        <w:pStyle w:val="TJ1"/>
        <w:rPr>
          <w:rFonts w:asciiTheme="minorHAnsi" w:eastAsiaTheme="minorEastAsia" w:hAnsiTheme="minorHAnsi" w:cstheme="minorBidi"/>
          <w:b w:val="0"/>
          <w:noProof/>
          <w:sz w:val="22"/>
          <w:szCs w:val="22"/>
          <w:lang w:eastAsia="hu-HU"/>
        </w:rPr>
      </w:pPr>
      <w:hyperlink w:anchor="_Toc104719508" w:history="1">
        <w:r w:rsidR="002C14BC" w:rsidRPr="00B92DF4">
          <w:rPr>
            <w:rStyle w:val="Hiperhivatkozs"/>
            <w:noProof/>
          </w:rPr>
          <w:t>5 Áttérés a fizikai robotra</w:t>
        </w:r>
        <w:r w:rsidR="002C14BC">
          <w:rPr>
            <w:noProof/>
            <w:webHidden/>
          </w:rPr>
          <w:tab/>
        </w:r>
        <w:r w:rsidR="002C14BC">
          <w:rPr>
            <w:noProof/>
            <w:webHidden/>
          </w:rPr>
          <w:fldChar w:fldCharType="begin"/>
        </w:r>
        <w:r w:rsidR="002C14BC">
          <w:rPr>
            <w:noProof/>
            <w:webHidden/>
          </w:rPr>
          <w:instrText xml:space="preserve"> PAGEREF _Toc104719508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3633A019" w14:textId="0A7793C0"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09" w:history="1">
        <w:r w:rsidR="002C14BC" w:rsidRPr="00B92DF4">
          <w:rPr>
            <w:rStyle w:val="Hiperhivatkozs"/>
            <w:noProof/>
          </w:rPr>
          <w:t>5.1 Robot kalibrálása</w:t>
        </w:r>
        <w:r w:rsidR="002C14BC">
          <w:rPr>
            <w:noProof/>
            <w:webHidden/>
          </w:rPr>
          <w:tab/>
        </w:r>
        <w:r w:rsidR="002C14BC">
          <w:rPr>
            <w:noProof/>
            <w:webHidden/>
          </w:rPr>
          <w:fldChar w:fldCharType="begin"/>
        </w:r>
        <w:r w:rsidR="002C14BC">
          <w:rPr>
            <w:noProof/>
            <w:webHidden/>
          </w:rPr>
          <w:instrText xml:space="preserve"> PAGEREF _Toc104719509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7591A523" w14:textId="49D2CC3B"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0" w:history="1">
        <w:r w:rsidR="002C14BC" w:rsidRPr="00B92DF4">
          <w:rPr>
            <w:rStyle w:val="Hiperhivatkozs"/>
            <w:noProof/>
          </w:rPr>
          <w:t>5.1.1 Ofszet szögek</w:t>
        </w:r>
        <w:r w:rsidR="002C14BC">
          <w:rPr>
            <w:noProof/>
            <w:webHidden/>
          </w:rPr>
          <w:tab/>
        </w:r>
        <w:r w:rsidR="002C14BC">
          <w:rPr>
            <w:noProof/>
            <w:webHidden/>
          </w:rPr>
          <w:fldChar w:fldCharType="begin"/>
        </w:r>
        <w:r w:rsidR="002C14BC">
          <w:rPr>
            <w:noProof/>
            <w:webHidden/>
          </w:rPr>
          <w:instrText xml:space="preserve"> PAGEREF _Toc104719510 \h </w:instrText>
        </w:r>
        <w:r w:rsidR="002C14BC">
          <w:rPr>
            <w:noProof/>
            <w:webHidden/>
          </w:rPr>
        </w:r>
        <w:r w:rsidR="002C14BC">
          <w:rPr>
            <w:noProof/>
            <w:webHidden/>
          </w:rPr>
          <w:fldChar w:fldCharType="separate"/>
        </w:r>
        <w:r w:rsidR="002C14BC">
          <w:rPr>
            <w:noProof/>
            <w:webHidden/>
          </w:rPr>
          <w:t>37</w:t>
        </w:r>
        <w:r w:rsidR="002C14BC">
          <w:rPr>
            <w:noProof/>
            <w:webHidden/>
          </w:rPr>
          <w:fldChar w:fldCharType="end"/>
        </w:r>
      </w:hyperlink>
    </w:p>
    <w:p w14:paraId="6F79298C" w14:textId="0B2464A0"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1" w:history="1">
        <w:r w:rsidR="002C14BC" w:rsidRPr="00B92DF4">
          <w:rPr>
            <w:rStyle w:val="Hiperhivatkozs"/>
            <w:noProof/>
          </w:rPr>
          <w:t>5.1.2 Motorok mozgási iránya</w:t>
        </w:r>
        <w:r w:rsidR="002C14BC">
          <w:rPr>
            <w:noProof/>
            <w:webHidden/>
          </w:rPr>
          <w:tab/>
        </w:r>
        <w:r w:rsidR="002C14BC">
          <w:rPr>
            <w:noProof/>
            <w:webHidden/>
          </w:rPr>
          <w:fldChar w:fldCharType="begin"/>
        </w:r>
        <w:r w:rsidR="002C14BC">
          <w:rPr>
            <w:noProof/>
            <w:webHidden/>
          </w:rPr>
          <w:instrText xml:space="preserve"> PAGEREF _Toc104719511 \h </w:instrText>
        </w:r>
        <w:r w:rsidR="002C14BC">
          <w:rPr>
            <w:noProof/>
            <w:webHidden/>
          </w:rPr>
        </w:r>
        <w:r w:rsidR="002C14BC">
          <w:rPr>
            <w:noProof/>
            <w:webHidden/>
          </w:rPr>
          <w:fldChar w:fldCharType="separate"/>
        </w:r>
        <w:r w:rsidR="002C14BC">
          <w:rPr>
            <w:noProof/>
            <w:webHidden/>
          </w:rPr>
          <w:t>39</w:t>
        </w:r>
        <w:r w:rsidR="002C14BC">
          <w:rPr>
            <w:noProof/>
            <w:webHidden/>
          </w:rPr>
          <w:fldChar w:fldCharType="end"/>
        </w:r>
      </w:hyperlink>
    </w:p>
    <w:p w14:paraId="163BC730" w14:textId="2964A79E"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2" w:history="1">
        <w:r w:rsidR="002C14BC" w:rsidRPr="00B92DF4">
          <w:rPr>
            <w:rStyle w:val="Hiperhivatkozs"/>
            <w:noProof/>
          </w:rPr>
          <w:t>5.1.3 Szervok beállítása</w:t>
        </w:r>
        <w:r w:rsidR="002C14BC">
          <w:rPr>
            <w:noProof/>
            <w:webHidden/>
          </w:rPr>
          <w:tab/>
        </w:r>
        <w:r w:rsidR="002C14BC">
          <w:rPr>
            <w:noProof/>
            <w:webHidden/>
          </w:rPr>
          <w:fldChar w:fldCharType="begin"/>
        </w:r>
        <w:r w:rsidR="002C14BC">
          <w:rPr>
            <w:noProof/>
            <w:webHidden/>
          </w:rPr>
          <w:instrText xml:space="preserve"> PAGEREF _Toc104719512 \h </w:instrText>
        </w:r>
        <w:r w:rsidR="002C14BC">
          <w:rPr>
            <w:noProof/>
            <w:webHidden/>
          </w:rPr>
        </w:r>
        <w:r w:rsidR="002C14BC">
          <w:rPr>
            <w:noProof/>
            <w:webHidden/>
          </w:rPr>
          <w:fldChar w:fldCharType="separate"/>
        </w:r>
        <w:r w:rsidR="002C14BC">
          <w:rPr>
            <w:noProof/>
            <w:webHidden/>
          </w:rPr>
          <w:t>40</w:t>
        </w:r>
        <w:r w:rsidR="002C14BC">
          <w:rPr>
            <w:noProof/>
            <w:webHidden/>
          </w:rPr>
          <w:fldChar w:fldCharType="end"/>
        </w:r>
      </w:hyperlink>
    </w:p>
    <w:p w14:paraId="0E554280" w14:textId="2A97FDBC"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13" w:history="1">
        <w:r w:rsidR="002C14BC" w:rsidRPr="00B92DF4">
          <w:rPr>
            <w:rStyle w:val="Hiperhivatkozs"/>
            <w:noProof/>
          </w:rPr>
          <w:t>5.2 Algoritmus átültetése a fizikai robotra</w:t>
        </w:r>
        <w:r w:rsidR="002C14BC">
          <w:rPr>
            <w:noProof/>
            <w:webHidden/>
          </w:rPr>
          <w:tab/>
        </w:r>
        <w:r w:rsidR="002C14BC">
          <w:rPr>
            <w:noProof/>
            <w:webHidden/>
          </w:rPr>
          <w:fldChar w:fldCharType="begin"/>
        </w:r>
        <w:r w:rsidR="002C14BC">
          <w:rPr>
            <w:noProof/>
            <w:webHidden/>
          </w:rPr>
          <w:instrText xml:space="preserve"> PAGEREF _Toc104719513 \h </w:instrText>
        </w:r>
        <w:r w:rsidR="002C14BC">
          <w:rPr>
            <w:noProof/>
            <w:webHidden/>
          </w:rPr>
        </w:r>
        <w:r w:rsidR="002C14BC">
          <w:rPr>
            <w:noProof/>
            <w:webHidden/>
          </w:rPr>
          <w:fldChar w:fldCharType="separate"/>
        </w:r>
        <w:r w:rsidR="002C14BC">
          <w:rPr>
            <w:noProof/>
            <w:webHidden/>
          </w:rPr>
          <w:t>42</w:t>
        </w:r>
        <w:r w:rsidR="002C14BC">
          <w:rPr>
            <w:noProof/>
            <w:webHidden/>
          </w:rPr>
          <w:fldChar w:fldCharType="end"/>
        </w:r>
      </w:hyperlink>
    </w:p>
    <w:p w14:paraId="77E4D59B" w14:textId="6F69410E" w:rsidR="002C14BC" w:rsidRDefault="00F17695">
      <w:pPr>
        <w:pStyle w:val="TJ1"/>
        <w:rPr>
          <w:rFonts w:asciiTheme="minorHAnsi" w:eastAsiaTheme="minorEastAsia" w:hAnsiTheme="minorHAnsi" w:cstheme="minorBidi"/>
          <w:b w:val="0"/>
          <w:noProof/>
          <w:sz w:val="22"/>
          <w:szCs w:val="22"/>
          <w:lang w:eastAsia="hu-HU"/>
        </w:rPr>
      </w:pPr>
      <w:hyperlink w:anchor="_Toc104719514" w:history="1">
        <w:r w:rsidR="002C14BC" w:rsidRPr="00B92DF4">
          <w:rPr>
            <w:rStyle w:val="Hiperhivatkozs"/>
            <w:noProof/>
          </w:rPr>
          <w:t>6 Vezérlés ROS platformon</w:t>
        </w:r>
        <w:r w:rsidR="002C14BC">
          <w:rPr>
            <w:noProof/>
            <w:webHidden/>
          </w:rPr>
          <w:tab/>
        </w:r>
        <w:r w:rsidR="002C14BC">
          <w:rPr>
            <w:noProof/>
            <w:webHidden/>
          </w:rPr>
          <w:fldChar w:fldCharType="begin"/>
        </w:r>
        <w:r w:rsidR="002C14BC">
          <w:rPr>
            <w:noProof/>
            <w:webHidden/>
          </w:rPr>
          <w:instrText xml:space="preserve"> PAGEREF _Toc104719514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20E3827D" w14:textId="65A10936"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15" w:history="1">
        <w:r w:rsidR="002C14BC" w:rsidRPr="00B92DF4">
          <w:rPr>
            <w:rStyle w:val="Hiperhivatkozs"/>
            <w:noProof/>
          </w:rPr>
          <w:t>6.1 Robot mozgatásért felelős ROS message</w:t>
        </w:r>
        <w:r w:rsidR="002C14BC">
          <w:rPr>
            <w:noProof/>
            <w:webHidden/>
          </w:rPr>
          <w:tab/>
        </w:r>
        <w:r w:rsidR="002C14BC">
          <w:rPr>
            <w:noProof/>
            <w:webHidden/>
          </w:rPr>
          <w:fldChar w:fldCharType="begin"/>
        </w:r>
        <w:r w:rsidR="002C14BC">
          <w:rPr>
            <w:noProof/>
            <w:webHidden/>
          </w:rPr>
          <w:instrText xml:space="preserve"> PAGEREF _Toc104719515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5311AD88" w14:textId="090E1A49"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6" w:history="1">
        <w:r w:rsidR="002C14BC" w:rsidRPr="00B92DF4">
          <w:rPr>
            <w:rStyle w:val="Hiperhivatkozs"/>
            <w:noProof/>
          </w:rPr>
          <w:t>6.1.1 Sebesség-szögsebesség alapú vezérlés</w:t>
        </w:r>
        <w:r w:rsidR="002C14BC">
          <w:rPr>
            <w:noProof/>
            <w:webHidden/>
          </w:rPr>
          <w:tab/>
        </w:r>
        <w:r w:rsidR="002C14BC">
          <w:rPr>
            <w:noProof/>
            <w:webHidden/>
          </w:rPr>
          <w:fldChar w:fldCharType="begin"/>
        </w:r>
        <w:r w:rsidR="002C14BC">
          <w:rPr>
            <w:noProof/>
            <w:webHidden/>
          </w:rPr>
          <w:instrText xml:space="preserve"> PAGEREF _Toc104719516 \h </w:instrText>
        </w:r>
        <w:r w:rsidR="002C14BC">
          <w:rPr>
            <w:noProof/>
            <w:webHidden/>
          </w:rPr>
        </w:r>
        <w:r w:rsidR="002C14BC">
          <w:rPr>
            <w:noProof/>
            <w:webHidden/>
          </w:rPr>
          <w:fldChar w:fldCharType="separate"/>
        </w:r>
        <w:r w:rsidR="002C14BC">
          <w:rPr>
            <w:noProof/>
            <w:webHidden/>
          </w:rPr>
          <w:t>44</w:t>
        </w:r>
        <w:r w:rsidR="002C14BC">
          <w:rPr>
            <w:noProof/>
            <w:webHidden/>
          </w:rPr>
          <w:fldChar w:fldCharType="end"/>
        </w:r>
      </w:hyperlink>
    </w:p>
    <w:p w14:paraId="683B161E" w14:textId="64EB667B"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7" w:history="1">
        <w:r w:rsidR="002C14BC" w:rsidRPr="00B92DF4">
          <w:rPr>
            <w:rStyle w:val="Hiperhivatkozs"/>
            <w:noProof/>
          </w:rPr>
          <w:t>6.1.2 Pozíció-orientáció alapú vezérlés</w:t>
        </w:r>
        <w:r w:rsidR="002C14BC">
          <w:rPr>
            <w:noProof/>
            <w:webHidden/>
          </w:rPr>
          <w:tab/>
        </w:r>
        <w:r w:rsidR="002C14BC">
          <w:rPr>
            <w:noProof/>
            <w:webHidden/>
          </w:rPr>
          <w:fldChar w:fldCharType="begin"/>
        </w:r>
        <w:r w:rsidR="002C14BC">
          <w:rPr>
            <w:noProof/>
            <w:webHidden/>
          </w:rPr>
          <w:instrText xml:space="preserve"> PAGEREF _Toc104719517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3DCC6353" w14:textId="7069E60C" w:rsidR="002C14BC" w:rsidRDefault="00F17695">
      <w:pPr>
        <w:pStyle w:val="TJ3"/>
        <w:tabs>
          <w:tab w:val="right" w:leader="dot" w:pos="8494"/>
        </w:tabs>
        <w:rPr>
          <w:rFonts w:asciiTheme="minorHAnsi" w:eastAsiaTheme="minorEastAsia" w:hAnsiTheme="minorHAnsi" w:cstheme="minorBidi"/>
          <w:noProof/>
          <w:sz w:val="22"/>
          <w:szCs w:val="22"/>
          <w:lang w:eastAsia="hu-HU"/>
        </w:rPr>
      </w:pPr>
      <w:hyperlink w:anchor="_Toc104719518" w:history="1">
        <w:r w:rsidR="002C14BC" w:rsidRPr="00B92DF4">
          <w:rPr>
            <w:rStyle w:val="Hiperhivatkozs"/>
            <w:noProof/>
          </w:rPr>
          <w:t>6.1.3 Konklúzió</w:t>
        </w:r>
        <w:r w:rsidR="002C14BC">
          <w:rPr>
            <w:noProof/>
            <w:webHidden/>
          </w:rPr>
          <w:tab/>
        </w:r>
        <w:r w:rsidR="002C14BC">
          <w:rPr>
            <w:noProof/>
            <w:webHidden/>
          </w:rPr>
          <w:fldChar w:fldCharType="begin"/>
        </w:r>
        <w:r w:rsidR="002C14BC">
          <w:rPr>
            <w:noProof/>
            <w:webHidden/>
          </w:rPr>
          <w:instrText xml:space="preserve"> PAGEREF _Toc104719518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650B4C9A" w14:textId="042F59A7"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19" w:history="1">
        <w:r w:rsidR="002C14BC" w:rsidRPr="00B92DF4">
          <w:rPr>
            <w:rStyle w:val="Hiperhivatkozs"/>
            <w:noProof/>
          </w:rPr>
          <w:t>6.2 ROS interfész firmware oldalon</w:t>
        </w:r>
        <w:r w:rsidR="002C14BC">
          <w:rPr>
            <w:noProof/>
            <w:webHidden/>
          </w:rPr>
          <w:tab/>
        </w:r>
        <w:r w:rsidR="002C14BC">
          <w:rPr>
            <w:noProof/>
            <w:webHidden/>
          </w:rPr>
          <w:fldChar w:fldCharType="begin"/>
        </w:r>
        <w:r w:rsidR="002C14BC">
          <w:rPr>
            <w:noProof/>
            <w:webHidden/>
          </w:rPr>
          <w:instrText xml:space="preserve"> PAGEREF _Toc104719519 \h </w:instrText>
        </w:r>
        <w:r w:rsidR="002C14BC">
          <w:rPr>
            <w:noProof/>
            <w:webHidden/>
          </w:rPr>
        </w:r>
        <w:r w:rsidR="002C14BC">
          <w:rPr>
            <w:noProof/>
            <w:webHidden/>
          </w:rPr>
          <w:fldChar w:fldCharType="separate"/>
        </w:r>
        <w:r w:rsidR="002C14BC">
          <w:rPr>
            <w:noProof/>
            <w:webHidden/>
          </w:rPr>
          <w:t>45</w:t>
        </w:r>
        <w:r w:rsidR="002C14BC">
          <w:rPr>
            <w:noProof/>
            <w:webHidden/>
          </w:rPr>
          <w:fldChar w:fldCharType="end"/>
        </w:r>
      </w:hyperlink>
    </w:p>
    <w:p w14:paraId="7D86ADE5" w14:textId="381E79BA" w:rsidR="002C14BC" w:rsidRDefault="00F17695">
      <w:pPr>
        <w:pStyle w:val="TJ2"/>
        <w:tabs>
          <w:tab w:val="right" w:leader="dot" w:pos="8494"/>
        </w:tabs>
        <w:rPr>
          <w:rFonts w:asciiTheme="minorHAnsi" w:eastAsiaTheme="minorEastAsia" w:hAnsiTheme="minorHAnsi" w:cstheme="minorBidi"/>
          <w:noProof/>
          <w:sz w:val="22"/>
          <w:szCs w:val="22"/>
          <w:lang w:eastAsia="hu-HU"/>
        </w:rPr>
      </w:pPr>
      <w:hyperlink w:anchor="_Toc104719520" w:history="1">
        <w:r w:rsidR="002C14BC" w:rsidRPr="00B92DF4">
          <w:rPr>
            <w:rStyle w:val="Hiperhivatkozs"/>
            <w:noProof/>
          </w:rPr>
          <w:t>6.3 ROS alapú vezérlés tesztelése</w:t>
        </w:r>
        <w:r w:rsidR="002C14BC">
          <w:rPr>
            <w:noProof/>
            <w:webHidden/>
          </w:rPr>
          <w:tab/>
        </w:r>
        <w:r w:rsidR="002C14BC">
          <w:rPr>
            <w:noProof/>
            <w:webHidden/>
          </w:rPr>
          <w:fldChar w:fldCharType="begin"/>
        </w:r>
        <w:r w:rsidR="002C14BC">
          <w:rPr>
            <w:noProof/>
            <w:webHidden/>
          </w:rPr>
          <w:instrText xml:space="preserve"> PAGEREF _Toc104719520 \h </w:instrText>
        </w:r>
        <w:r w:rsidR="002C14BC">
          <w:rPr>
            <w:noProof/>
            <w:webHidden/>
          </w:rPr>
        </w:r>
        <w:r w:rsidR="002C14BC">
          <w:rPr>
            <w:noProof/>
            <w:webHidden/>
          </w:rPr>
          <w:fldChar w:fldCharType="separate"/>
        </w:r>
        <w:r w:rsidR="002C14BC">
          <w:rPr>
            <w:noProof/>
            <w:webHidden/>
          </w:rPr>
          <w:t>46</w:t>
        </w:r>
        <w:r w:rsidR="002C14BC">
          <w:rPr>
            <w:noProof/>
            <w:webHidden/>
          </w:rPr>
          <w:fldChar w:fldCharType="end"/>
        </w:r>
      </w:hyperlink>
    </w:p>
    <w:p w14:paraId="32CA375C" w14:textId="5E69F926" w:rsidR="002C14BC" w:rsidRDefault="00F17695">
      <w:pPr>
        <w:pStyle w:val="TJ1"/>
        <w:rPr>
          <w:rFonts w:asciiTheme="minorHAnsi" w:eastAsiaTheme="minorEastAsia" w:hAnsiTheme="minorHAnsi" w:cstheme="minorBidi"/>
          <w:b w:val="0"/>
          <w:noProof/>
          <w:sz w:val="22"/>
          <w:szCs w:val="22"/>
          <w:lang w:eastAsia="hu-HU"/>
        </w:rPr>
      </w:pPr>
      <w:hyperlink w:anchor="_Toc104719521" w:history="1">
        <w:r w:rsidR="002C14BC" w:rsidRPr="00B92DF4">
          <w:rPr>
            <w:rStyle w:val="Hiperhivatkozs"/>
            <w:noProof/>
          </w:rPr>
          <w:t>7 Fejlesztési lehetőségek értékelés</w:t>
        </w:r>
        <w:r w:rsidR="002C14BC">
          <w:rPr>
            <w:noProof/>
            <w:webHidden/>
          </w:rPr>
          <w:tab/>
        </w:r>
        <w:r w:rsidR="002C14BC">
          <w:rPr>
            <w:noProof/>
            <w:webHidden/>
          </w:rPr>
          <w:fldChar w:fldCharType="begin"/>
        </w:r>
        <w:r w:rsidR="002C14BC">
          <w:rPr>
            <w:noProof/>
            <w:webHidden/>
          </w:rPr>
          <w:instrText xml:space="preserve"> PAGEREF _Toc104719521 \h </w:instrText>
        </w:r>
        <w:r w:rsidR="002C14BC">
          <w:rPr>
            <w:noProof/>
            <w:webHidden/>
          </w:rPr>
        </w:r>
        <w:r w:rsidR="002C14BC">
          <w:rPr>
            <w:noProof/>
            <w:webHidden/>
          </w:rPr>
          <w:fldChar w:fldCharType="separate"/>
        </w:r>
        <w:r w:rsidR="002C14BC">
          <w:rPr>
            <w:noProof/>
            <w:webHidden/>
          </w:rPr>
          <w:t>47</w:t>
        </w:r>
        <w:r w:rsidR="002C14BC">
          <w:rPr>
            <w:noProof/>
            <w:webHidden/>
          </w:rPr>
          <w:fldChar w:fldCharType="end"/>
        </w:r>
      </w:hyperlink>
    </w:p>
    <w:p w14:paraId="12BA7FFE" w14:textId="29FD29EE" w:rsidR="002C14BC" w:rsidRDefault="00F17695">
      <w:pPr>
        <w:pStyle w:val="TJ1"/>
        <w:rPr>
          <w:rFonts w:asciiTheme="minorHAnsi" w:eastAsiaTheme="minorEastAsia" w:hAnsiTheme="minorHAnsi" w:cstheme="minorBidi"/>
          <w:b w:val="0"/>
          <w:noProof/>
          <w:sz w:val="22"/>
          <w:szCs w:val="22"/>
          <w:lang w:eastAsia="hu-HU"/>
        </w:rPr>
      </w:pPr>
      <w:hyperlink w:anchor="_Toc104719522" w:history="1">
        <w:r w:rsidR="002C14BC" w:rsidRPr="00B92DF4">
          <w:rPr>
            <w:rStyle w:val="Hiperhivatkozs"/>
            <w:noProof/>
          </w:rPr>
          <w:t>8 Irodalomjegyzék</w:t>
        </w:r>
        <w:r w:rsidR="002C14BC">
          <w:rPr>
            <w:noProof/>
            <w:webHidden/>
          </w:rPr>
          <w:tab/>
        </w:r>
        <w:r w:rsidR="002C14BC">
          <w:rPr>
            <w:noProof/>
            <w:webHidden/>
          </w:rPr>
          <w:fldChar w:fldCharType="begin"/>
        </w:r>
        <w:r w:rsidR="002C14BC">
          <w:rPr>
            <w:noProof/>
            <w:webHidden/>
          </w:rPr>
          <w:instrText xml:space="preserve"> PAGEREF _Toc104719522 \h </w:instrText>
        </w:r>
        <w:r w:rsidR="002C14BC">
          <w:rPr>
            <w:noProof/>
            <w:webHidden/>
          </w:rPr>
        </w:r>
        <w:r w:rsidR="002C14BC">
          <w:rPr>
            <w:noProof/>
            <w:webHidden/>
          </w:rPr>
          <w:fldChar w:fldCharType="separate"/>
        </w:r>
        <w:r w:rsidR="002C14BC">
          <w:rPr>
            <w:noProof/>
            <w:webHidden/>
          </w:rPr>
          <w:t>48</w:t>
        </w:r>
        <w:r w:rsidR="002C14BC">
          <w:rPr>
            <w:noProof/>
            <w:webHidden/>
          </w:rPr>
          <w:fldChar w:fldCharType="end"/>
        </w:r>
      </w:hyperlink>
    </w:p>
    <w:p w14:paraId="45012F29" w14:textId="17CCF643" w:rsidR="00730B3C" w:rsidRDefault="00730B3C">
      <w:r>
        <w:rPr>
          <w:b/>
          <w:bCs/>
        </w:rPr>
        <w:fldChar w:fldCharType="end"/>
      </w:r>
    </w:p>
    <w:p w14:paraId="597B17CD" w14:textId="77777777" w:rsidR="0063585C" w:rsidRPr="00B50CAA" w:rsidRDefault="0063585C" w:rsidP="00D5403D">
      <w:pPr>
        <w:pStyle w:val="Kpalrs"/>
      </w:pPr>
    </w:p>
    <w:p w14:paraId="624D007E" w14:textId="77777777" w:rsidR="00681E99" w:rsidRPr="00B50CAA" w:rsidRDefault="00681E99" w:rsidP="00951869">
      <w:pPr>
        <w:pStyle w:val="Nyilatkozatcm"/>
      </w:pPr>
      <w:r w:rsidRPr="00B50CAA">
        <w:lastRenderedPageBreak/>
        <w:t>Hallgatói nyilatkozat</w:t>
      </w:r>
    </w:p>
    <w:p w14:paraId="3F18C6A1" w14:textId="124702C4" w:rsidR="00681E99" w:rsidRDefault="00681E99" w:rsidP="005E01E0">
      <w:pPr>
        <w:pStyle w:val="Nyilatkozatszveg"/>
      </w:pPr>
      <w:r w:rsidRPr="00B50CAA">
        <w:t xml:space="preserve">Alulírott </w:t>
      </w:r>
      <w:r w:rsidR="00945B77">
        <w:rPr>
          <w:b/>
          <w:bCs/>
        </w:rPr>
        <w:t>Komáromi Sándor</w:t>
      </w:r>
      <w:r w:rsidRPr="00B50CAA">
        <w:t xml:space="preserve">, szigorló hallgató kijelentem, hogy ezt a </w:t>
      </w:r>
      <w:commentRangeStart w:id="2"/>
      <w:r>
        <w:t>szakdolgozatot</w:t>
      </w:r>
      <w:commentRangeEnd w:id="2"/>
      <w:r w:rsidR="00630A92">
        <w:rPr>
          <w:rStyle w:val="Jegyzethivatkozs"/>
        </w:rPr>
        <w:commentReference w:id="2"/>
      </w:r>
      <w:r w:rsidRPr="00B50CAA">
        <w:t xml:space="preserve"> 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150F00A3" w:rsidR="00681E99" w:rsidRPr="00B50CAA" w:rsidRDefault="00681E99" w:rsidP="00681E99">
      <w:pPr>
        <w:pStyle w:val="Nyilatkozatkeltezs"/>
      </w:pPr>
      <w:r w:rsidRPr="00B50CAA">
        <w:t xml:space="preserve">Kelt: Budapest, </w:t>
      </w:r>
      <w:commentRangeStart w:id="3"/>
      <w:r w:rsidR="00630A92">
        <w:t>20</w:t>
      </w:r>
      <w:r w:rsidR="0029309C">
        <w:t>22</w:t>
      </w:r>
      <w:r w:rsidR="00630A92">
        <w:t xml:space="preserve">. </w:t>
      </w:r>
      <w:r w:rsidR="0029309C">
        <w:t>05</w:t>
      </w:r>
      <w:r w:rsidR="00630A92">
        <w:t xml:space="preserve">. </w:t>
      </w:r>
      <w:del w:id="4" w:author="János Dusa" w:date="2022-05-29T19:19:00Z">
        <w:r w:rsidR="00630A92" w:rsidDel="00951869">
          <w:delText>1</w:delText>
        </w:r>
        <w:commentRangeEnd w:id="3"/>
        <w:r w:rsidR="001808E4" w:rsidDel="00951869">
          <w:delText>9</w:delText>
        </w:r>
        <w:r w:rsidR="00630A92" w:rsidDel="00951869">
          <w:rPr>
            <w:rStyle w:val="Jegyzethivatkozs"/>
          </w:rPr>
          <w:commentReference w:id="3"/>
        </w:r>
      </w:del>
      <w:ins w:id="5" w:author="János Dusa" w:date="2022-05-29T19:19:00Z">
        <w:r w:rsidR="00951869">
          <w:t>29.</w:t>
        </w:r>
      </w:ins>
    </w:p>
    <w:p w14:paraId="47749B79" w14:textId="0A631D34" w:rsidR="00681E99" w:rsidRDefault="0029309C" w:rsidP="0029309C">
      <w:pPr>
        <w:pStyle w:val="Nyilatkozatalrs"/>
        <w:tabs>
          <w:tab w:val="clear" w:pos="6237"/>
          <w:tab w:val="left" w:pos="4536"/>
          <w:tab w:val="left" w:leader="dot" w:pos="7938"/>
        </w:tabs>
      </w:pPr>
      <w:r>
        <w:tab/>
      </w:r>
      <w:r>
        <w:tab/>
      </w:r>
    </w:p>
    <w:p w14:paraId="5F7D501E" w14:textId="1E759527" w:rsidR="005E01E0" w:rsidRDefault="007E774C" w:rsidP="007E774C">
      <w:pPr>
        <w:pStyle w:val="Nyilatkozatalrs"/>
      </w:pPr>
      <w:r>
        <w:tab/>
        <w:t>Komáromi Sándor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3"/>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6" w:name="_Toc104719478"/>
      <w:r w:rsidRPr="00B50CAA">
        <w:lastRenderedPageBreak/>
        <w:t>Összefoglaló</w:t>
      </w:r>
      <w:bookmarkEnd w:id="6"/>
    </w:p>
    <w:p w14:paraId="60911BAD" w14:textId="220EEE99" w:rsidR="00E72675" w:rsidRDefault="00E72675" w:rsidP="00E72675">
      <w:bookmarkStart w:id="7" w:name="_Toc104719479"/>
      <w:r>
        <w:t xml:space="preserve">A szakdolgozat tárgya egy – más szakdolgozatok készítése során kifejlesztett – pókszerű járó robot lényeges továbbfejlesztése </w:t>
      </w:r>
      <w:ins w:id="8" w:author="János Dusa" w:date="2022-05-29T19:19:00Z">
        <w:r w:rsidR="00951869">
          <w:t>mind</w:t>
        </w:r>
      </w:ins>
      <w:del w:id="9" w:author="János Dusa" w:date="2022-05-29T19:19:00Z">
        <w:r w:rsidDel="00951869">
          <w:delText>mint</w:delText>
        </w:r>
      </w:del>
      <w:r>
        <w:t xml:space="preserve"> mechanikai, </w:t>
      </w:r>
      <w:del w:id="10" w:author="János Dusa" w:date="2022-05-29T19:19:00Z">
        <w:r w:rsidDel="00951869">
          <w:delText xml:space="preserve">mint </w:delText>
        </w:r>
      </w:del>
      <w:ins w:id="11" w:author="János Dusa" w:date="2022-05-29T19:19:00Z">
        <w:r w:rsidR="00951869">
          <w:t>mind</w:t>
        </w:r>
      </w:ins>
      <w:del w:id="12" w:author="János Dusa" w:date="2022-05-29T19:21:00Z">
        <w:r w:rsidDel="00951869">
          <w:delText>a</w:delText>
        </w:r>
      </w:del>
      <w:r>
        <w:t xml:space="preserve"> vezérlő algoritmus és kód szempontjából.</w:t>
      </w:r>
    </w:p>
    <w:p w14:paraId="1454FF6F" w14:textId="47B79028" w:rsidR="00891B22" w:rsidRDefault="00E72675" w:rsidP="00E72675">
      <w:r>
        <w:t xml:space="preserve">A fejlesztendő robot mechanikája gyenge volt, több helyen eltört, és a mozgató szervók </w:t>
      </w:r>
      <w:del w:id="13" w:author="János Dusa" w:date="2022-05-29T19:21:00Z">
        <w:r w:rsidDel="00951869">
          <w:delText xml:space="preserve">nem </w:delText>
        </w:r>
      </w:del>
      <w:ins w:id="14" w:author="János Dusa" w:date="2022-05-29T19:21:00Z">
        <w:r w:rsidR="00951869">
          <w:t>sem</w:t>
        </w:r>
        <w:r w:rsidR="00951869">
          <w:t xml:space="preserve"> </w:t>
        </w:r>
      </w:ins>
      <w:r>
        <w:t xml:space="preserve">bírták az utólag beépített LIDAR szenzor által megnövekedett tömeg mozgatását. Megoldandó feladatnak tűztem ki </w:t>
      </w:r>
      <w:ins w:id="15" w:author="János Dusa" w:date="2022-05-29T19:21:00Z">
        <w:r w:rsidR="00951869">
          <w:t xml:space="preserve">egy </w:t>
        </w:r>
      </w:ins>
      <w:r>
        <w:t>olyan új járási algoritmus kifejlesztését, amivel a robot – orientációjától függetlenül – bármely irányba</w:t>
      </w:r>
      <w:del w:id="16" w:author="János Dusa" w:date="2022-05-29T19:22:00Z">
        <w:r w:rsidDel="00951869">
          <w:delText xml:space="preserve"> tudjon</w:delText>
        </w:r>
      </w:del>
      <w:r>
        <w:t xml:space="preserve"> haladni </w:t>
      </w:r>
      <w:ins w:id="17" w:author="János Dusa" w:date="2022-05-29T19:22:00Z">
        <w:r w:rsidR="00951869">
          <w:t xml:space="preserve">képes, </w:t>
        </w:r>
      </w:ins>
      <w:r>
        <w:t>és az orientációját is tudja változtatni. Továbbá azt</w:t>
      </w:r>
      <w:ins w:id="18" w:author="János Dusa" w:date="2022-05-29T19:23:00Z">
        <w:r w:rsidR="00951869">
          <w:t xml:space="preserve"> is</w:t>
        </w:r>
      </w:ins>
      <w:r>
        <w:t>, hogy az új járási algoritmus</w:t>
      </w:r>
      <w:r w:rsidR="00891B22">
        <w:t xml:space="preserve"> vezérelhető legyen ROS platformon keresztül</w:t>
      </w:r>
      <w:r>
        <w:t>. A négylábú robot járása bonyolultabb a hat- vagy nyolclábúaknál, mivel egyszerre csak egy lábát tudja felemelni</w:t>
      </w:r>
      <w:ins w:id="19" w:author="János Dusa" w:date="2022-05-29T19:23:00Z">
        <w:r w:rsidR="00E9421E">
          <w:t>,</w:t>
        </w:r>
      </w:ins>
      <w:r>
        <w:t xml:space="preserve"> és közben a tömegközéppontjának a másik három láb által alkotott háromszögön belül kell maradnia.</w:t>
      </w:r>
    </w:p>
    <w:p w14:paraId="56359C4B" w14:textId="7F07CFBF" w:rsidR="00E72675" w:rsidRDefault="00E72675" w:rsidP="00B81454">
      <w:r>
        <w:t xml:space="preserve">A robot mechanikáját teljes mértékben </w:t>
      </w:r>
      <w:del w:id="20" w:author="János Dusa" w:date="2022-05-29T19:24:00Z">
        <w:r w:rsidDel="00E9421E">
          <w:delText>újra terveztem</w:delText>
        </w:r>
      </w:del>
      <w:ins w:id="21" w:author="János Dusa" w:date="2022-05-29T19:24:00Z">
        <w:r w:rsidR="00E9421E">
          <w:t>újraterveztem</w:t>
        </w:r>
      </w:ins>
      <w:r>
        <w:t>, erősebb illesztéseket és fém betéteket alkalmaztam a csuklóknál, valamint erősebb szervókat használtam. A teljes mechanika 3D nyomtatással készült</w:t>
      </w:r>
      <w:r w:rsidR="00891B22">
        <w:t xml:space="preserve">. </w:t>
      </w:r>
      <w:r>
        <w:t>A járási algoritmus megalkotása során azt részekre bontottam</w:t>
      </w:r>
      <w:ins w:id="22" w:author="János Dusa" w:date="2022-05-29T19:28:00Z">
        <w:r w:rsidR="00E607D8">
          <w:t>,</w:t>
        </w:r>
      </w:ins>
      <w:r>
        <w:t xml:space="preserve"> és külön-külön dolgoztam ki. </w:t>
      </w:r>
      <w:r w:rsidR="00891B22">
        <w:t>A</w:t>
      </w:r>
      <w:r w:rsidR="00B81454">
        <w:t xml:space="preserve">z algoritmus először meghatározza a lépéstávolságot a mozgás irányába, majd a lábak lépéseinek sorrendjét, </w:t>
      </w:r>
      <w:ins w:id="23" w:author="János Dusa" w:date="2022-05-29T19:28:00Z">
        <w:r w:rsidR="00E607D8">
          <w:t xml:space="preserve">s </w:t>
        </w:r>
      </w:ins>
      <w:r w:rsidR="00B81454">
        <w:t>végül az lábak új pozícióját is</w:t>
      </w:r>
      <w:ins w:id="24" w:author="János Dusa" w:date="2022-05-29T19:28:00Z">
        <w:r w:rsidR="00E607D8">
          <w:t>.</w:t>
        </w:r>
      </w:ins>
      <w:r w:rsidR="00B81454">
        <w:t xml:space="preserve"> </w:t>
      </w:r>
      <w:r>
        <w:t>Az algoritmus működését a fizikai robot használata előtt egy – erre a célra fejlesztett – szimulátorprogrammal ellenőriztem.</w:t>
      </w:r>
    </w:p>
    <w:p w14:paraId="61B9BE23" w14:textId="7B710FBB" w:rsidR="00E72675" w:rsidRPr="000B708B" w:rsidRDefault="00E72675" w:rsidP="00E72675">
      <w:r>
        <w:t xml:space="preserve">A robot összeszerelése problémamentes volt, a csuklók holtjátéka minimálissá vált, a réz betétek tökéletesen </w:t>
      </w:r>
      <w:del w:id="25" w:author="János Dusa" w:date="2022-05-29T19:29:00Z">
        <w:r w:rsidDel="00E607D8">
          <w:delText>működnek</w:delText>
        </w:r>
      </w:del>
      <w:ins w:id="26" w:author="János Dusa" w:date="2022-05-29T19:29:00Z">
        <w:r w:rsidR="00E607D8">
          <w:t>beváltak</w:t>
        </w:r>
      </w:ins>
      <w:r>
        <w:t>, az egész mechanika megfelelően működik. A sikeres – szimulátorban történt – próbák és a robot mechanikájának kalibrálása után a robot és az új járási algoritmus a célkitűzéseknek megfelelően működik. A ROS platformmal történő illesztést megvalósítottam</w:t>
      </w:r>
      <w:r w:rsidR="00E2197D">
        <w:t>, így irányíthatóvá is vált ezen keresztül.</w:t>
      </w:r>
    </w:p>
    <w:p w14:paraId="2DC03D33" w14:textId="25C5A682" w:rsidR="00E72675" w:rsidRDefault="00E72675" w:rsidP="00E72675">
      <w:r>
        <w:t>Az új mechanika tervezésének és megépítésének tanulsága</w:t>
      </w:r>
      <w:ins w:id="27" w:author="János Dusa" w:date="2022-05-29T19:31:00Z">
        <w:r w:rsidR="00E607D8">
          <w:t xml:space="preserve"> az</w:t>
        </w:r>
      </w:ins>
      <w:r>
        <w:t xml:space="preserve">, hogy az akkumulátort szerencsésebb lett volna a jobb tömegeloszlás miatt a robot geometriai középpontjában rögzíteni. </w:t>
      </w:r>
      <w:r w:rsidR="000B708B">
        <w:t xml:space="preserve">Ez sokat segített volna a robot járási algoritmusának működésében, mely miután nem figyelt annak tömegközéppontjának </w:t>
      </w:r>
      <w:del w:id="28" w:author="János Dusa" w:date="2022-05-29T19:31:00Z">
        <w:r w:rsidR="000B708B" w:rsidDel="00E607D8">
          <w:delText xml:space="preserve">helyzetére </w:delText>
        </w:r>
      </w:del>
      <w:ins w:id="29" w:author="János Dusa" w:date="2022-05-29T19:31:00Z">
        <w:r w:rsidR="00E607D8">
          <w:t>pozíciója, emiatt</w:t>
        </w:r>
        <w:r w:rsidR="00E607D8">
          <w:t xml:space="preserve"> </w:t>
        </w:r>
      </w:ins>
      <w:r w:rsidR="000B708B">
        <w:t>kissé dülöngélve jár</w:t>
      </w:r>
      <w:del w:id="30" w:author="János Dusa" w:date="2022-05-29T19:31:00Z">
        <w:r w:rsidR="000B708B" w:rsidDel="00E607D8">
          <w:delText>t</w:delText>
        </w:r>
      </w:del>
      <w:r w:rsidR="000B708B">
        <w:t xml:space="preserve">. </w:t>
      </w:r>
      <w:r>
        <w:t xml:space="preserve">A ROS illesztésnél a sebesség-szögsebesség alapú vezérlés pontosabb és </w:t>
      </w:r>
      <w:del w:id="31" w:author="János Dusa" w:date="2022-05-29T19:32:00Z">
        <w:r w:rsidDel="00E607D8">
          <w:delText xml:space="preserve">kreatívabb </w:delText>
        </w:r>
      </w:del>
      <w:ins w:id="32" w:author="János Dusa" w:date="2022-05-29T19:32:00Z">
        <w:r w:rsidR="00E607D8">
          <w:t>perspektivikusabb</w:t>
        </w:r>
        <w:r w:rsidR="00E607D8">
          <w:t xml:space="preserve"> </w:t>
        </w:r>
      </w:ins>
      <w:r>
        <w:t>lett volna, mint az általam megvalósított – a rendelkezésre álló időkeretbe illeszkedő – pozíció-orientációt alkalmazó vezérlés.</w:t>
      </w:r>
    </w:p>
    <w:p w14:paraId="68C22B44" w14:textId="77777777" w:rsidR="0063585C" w:rsidRDefault="0063585C" w:rsidP="00816BCB">
      <w:pPr>
        <w:pStyle w:val="Fejezetcimszmozsnlkl"/>
      </w:pPr>
      <w:r w:rsidRPr="00B50CAA">
        <w:lastRenderedPageBreak/>
        <w:t>Abstract</w:t>
      </w:r>
      <w:bookmarkEnd w:id="7"/>
    </w:p>
    <w:p w14:paraId="7C02BBBF" w14:textId="77777777" w:rsidR="005334AD" w:rsidRDefault="00692605" w:rsidP="005334AD">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r w:rsidR="005334AD">
        <w:t xml:space="preserve"> Ez a magyar nyelvű összefoglaló angolra fordított változata.</w:t>
      </w:r>
    </w:p>
    <w:p w14:paraId="0FE98BBF" w14:textId="70B4A642" w:rsidR="001A57BC" w:rsidRDefault="003F5425" w:rsidP="006A1B7F">
      <w:pPr>
        <w:pStyle w:val="Cmsor1"/>
      </w:pPr>
      <w:bookmarkStart w:id="33" w:name="_Toc332797397"/>
      <w:bookmarkStart w:id="34" w:name="_Ref104708311"/>
      <w:bookmarkStart w:id="35" w:name="_Toc104719480"/>
      <w:r>
        <w:lastRenderedPageBreak/>
        <w:t>Bevezetés</w:t>
      </w:r>
      <w:bookmarkEnd w:id="33"/>
      <w:bookmarkEnd w:id="34"/>
      <w:bookmarkEnd w:id="35"/>
    </w:p>
    <w:p w14:paraId="08F3EA07" w14:textId="3C42300B" w:rsidR="00E27E7A" w:rsidRDefault="00E27E7A" w:rsidP="006351BD">
      <w:bookmarkStart w:id="36" w:name="_Ref103596470"/>
      <w:bookmarkStart w:id="37" w:name="_Ref103596983"/>
      <w:r w:rsidRPr="00E27E7A">
        <w:t>Manapság egyre inkább előtérbe kerül a mobil robotok fejlesztése, felhasználása, napjainkban ezek elsődlegesen az iparban jelennek meg, de egyéb más alkalmazásterületük is feltörekvőben van. A mobil robotok egyik speciális területe a járó robotok, melyek felépítése bonyolultabb a hagyományos kerékmeghajtású robotoknál, viszont sokkal alkalmasabbak a talaj egyenetlenségeinek kompenzálására mozgásuk közben. Ezen robotok elsődleges feladata általában a környezetük feltérképezése, és az abban való problémamentes navigáció megvalósítása. Eme robotok mechanikai kialakításából következik az, hogy képesek többirányú mozgás megvalósítására, vagyis könnyedén tudnak előre, hátra, oldalra, fel- és lelépkedni.</w:t>
      </w:r>
    </w:p>
    <w:p w14:paraId="0DA4A238" w14:textId="35E68FEF" w:rsidR="006351BD" w:rsidRDefault="006351BD" w:rsidP="006351BD">
      <w:r>
        <w:t xml:space="preserve">A szakdolgozatom megvalósítása során két másik hallgató munkáját folytattam. Elsődleges feladatom az önálló laboratóriumom </w:t>
      </w:r>
      <w:sdt>
        <w:sdtPr>
          <w:id w:val="464086791"/>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során tervezett robot háromdimenziós (3D) nyomtatással készített alkatrészeinek legyártása és összeszerelése volt. Továbbá célkitűzésem</w:t>
      </w:r>
      <w:r w:rsidR="00A04627">
        <w:t xml:space="preserve"> </w:t>
      </w:r>
      <w:r>
        <w:t xml:space="preserve">egy olyan új járási algoritmus elkészítését, mely megvalósítja a fent említett mozgási sémát, miközben a robot orientációjának változtatásáért is felel. S végül, de nem utolsó sorban az új mechanikával rendelkező robot integrálása is elvárás volt a részemről a Robot Operating System (ROS) </w:t>
      </w:r>
      <w:sdt>
        <w:sdtPr>
          <w:id w:val="-1397274964"/>
          <w:citation/>
        </w:sdtPr>
        <w:sdtEndPr/>
        <w:sdtContent>
          <w:r>
            <w:fldChar w:fldCharType="begin"/>
          </w:r>
          <w:r>
            <w:instrText xml:space="preserve"> CITATION Rob \l 1038 </w:instrText>
          </w:r>
          <w:r>
            <w:fldChar w:fldCharType="separate"/>
          </w:r>
          <w:r w:rsidR="002C14BC">
            <w:rPr>
              <w:noProof/>
            </w:rPr>
            <w:t>[2]</w:t>
          </w:r>
          <w:r>
            <w:fldChar w:fldCharType="end"/>
          </w:r>
        </w:sdtContent>
      </w:sdt>
      <w:r>
        <w:t xml:space="preserve"> interfész alá.</w:t>
      </w:r>
    </w:p>
    <w:p w14:paraId="30381D09" w14:textId="07ECC01F" w:rsidR="009B2EED" w:rsidRDefault="004E1053" w:rsidP="009B2EED">
      <w:pPr>
        <w:pStyle w:val="Cmsor2"/>
      </w:pPr>
      <w:bookmarkStart w:id="38" w:name="_Toc104719481"/>
      <w:r>
        <w:t>Pókszerű járó robot</w:t>
      </w:r>
      <w:bookmarkEnd w:id="36"/>
      <w:bookmarkEnd w:id="37"/>
      <w:bookmarkEnd w:id="38"/>
    </w:p>
    <w:p w14:paraId="5168A1FB" w14:textId="7B11D577" w:rsidR="00D10435" w:rsidRDefault="00D10435" w:rsidP="00D10435">
      <w:r>
        <w:t xml:space="preserve">A robot készítése </w:t>
      </w:r>
      <w:bookmarkStart w:id="39" w:name="_Hlk103601223"/>
      <w:r>
        <w:t>Babits Mátyás</w:t>
      </w:r>
      <w:bookmarkEnd w:id="39"/>
      <w:r>
        <w:t xml:space="preserve"> munkájával kezdődött.</w:t>
      </w:r>
      <w:sdt>
        <w:sdtPr>
          <w:id w:val="1074094051"/>
          <w:citation/>
        </w:sdtPr>
        <w:sdtEndPr/>
        <w:sdtContent>
          <w:r>
            <w:fldChar w:fldCharType="begin"/>
          </w:r>
          <w:r>
            <w:instrText xml:space="preserve">CITATION Bab18 \l 1038 </w:instrText>
          </w:r>
          <w:r>
            <w:fldChar w:fldCharType="separate"/>
          </w:r>
          <w:r w:rsidR="002C14BC">
            <w:rPr>
              <w:noProof/>
            </w:rPr>
            <w:t xml:space="preserve"> [3]</w:t>
          </w:r>
          <w:r>
            <w:fldChar w:fldCharType="end"/>
          </w:r>
        </w:sdtContent>
      </w:sdt>
      <w:r>
        <w:t xml:space="preserve"> Ő egy négylábú robotot alkotott meg, mely jellegét tekintve pókszerű volt. A robot négy lába egyenként három-három csuklóból állt, olyan elrendezésben, mint a pókok, rákok, vagy a hangyák lábai. A robot alkatrészei 3D nyomtatással készültek. Lábanként három hajlási pont biztosítja az elegendő szabadsági fokot ahhoz, hogy egy-egy láb minden olyan pozíciót fel tudjon venni, amelyet a járási algoritmus megkövetel. A Mátyás által készített robot rendelkezett egy olyan beágyazott </w:t>
      </w:r>
      <w:r w:rsidR="00314349">
        <w:t>szoftverrel</w:t>
      </w:r>
      <w:r>
        <w:t xml:space="preserve"> (firmware), mely be tudta mutatni a robot járási képességeit. Kezelte a szervomotorokat, valamint a lábakra kiadott végpontokból kiszámolta az inverz geometriai algoritmus segítségével a motorok szögét. A robot mozgása limitált volt; tudott előre menni, valamint jobbra és balra forogni.</w:t>
      </w:r>
    </w:p>
    <w:p w14:paraId="1635625C" w14:textId="77777777" w:rsidR="00651157" w:rsidRDefault="00651157" w:rsidP="00651157">
      <w:pPr>
        <w:pStyle w:val="Kp"/>
      </w:pPr>
      <w:r>
        <w:rPr>
          <w:noProof/>
        </w:rPr>
        <w:lastRenderedPageBreak/>
        <w:drawing>
          <wp:inline distT="0" distB="0" distL="0" distR="0" wp14:anchorId="56B73066" wp14:editId="016BFE49">
            <wp:extent cx="5398770" cy="4050030"/>
            <wp:effectExtent l="0" t="0" r="0" b="762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98770" cy="4050030"/>
                    </a:xfrm>
                    <a:prstGeom prst="rect">
                      <a:avLst/>
                    </a:prstGeom>
                    <a:noFill/>
                    <a:ln>
                      <a:noFill/>
                    </a:ln>
                  </pic:spPr>
                </pic:pic>
              </a:graphicData>
            </a:graphic>
          </wp:inline>
        </w:drawing>
      </w:r>
    </w:p>
    <w:bookmarkStart w:id="40" w:name="_Ref103978407"/>
    <w:p w14:paraId="2E8A18E2" w14:textId="1C4EBC39" w:rsidR="00D37464" w:rsidRPr="00651157" w:rsidRDefault="008918E2" w:rsidP="00D5403D">
      <w:pPr>
        <w:pStyle w:val="Kpalrs"/>
      </w:pPr>
      <w:r>
        <w:fldChar w:fldCharType="begin"/>
      </w:r>
      <w:r>
        <w:instrText xml:space="preserve"> SEQ ábra \* ARABIC </w:instrText>
      </w:r>
      <w:r>
        <w:fldChar w:fldCharType="separate"/>
      </w:r>
      <w:r w:rsidR="00F912B5">
        <w:rPr>
          <w:noProof/>
        </w:rPr>
        <w:t>1</w:t>
      </w:r>
      <w:r>
        <w:rPr>
          <w:noProof/>
        </w:rPr>
        <w:fldChar w:fldCharType="end"/>
      </w:r>
      <w:r w:rsidR="00651157">
        <w:t>. ábra</w:t>
      </w:r>
      <w:bookmarkEnd w:id="40"/>
      <w:r w:rsidR="00651157">
        <w:t>: Babits Mátyás által készített pókszerű robot.</w:t>
      </w:r>
    </w:p>
    <w:p w14:paraId="18C9AAB9" w14:textId="58A41FE4" w:rsidR="00D10435" w:rsidRDefault="00D10435" w:rsidP="00D10435">
      <w:r>
        <w:t xml:space="preserve">Ezt követően </w:t>
      </w:r>
      <w:r w:rsidRPr="009A7F40">
        <w:t>Massár Lóránt Mátyás</w:t>
      </w:r>
      <w:r>
        <w:t xml:space="preserve"> fejlesztette tovább a robotot </w:t>
      </w:r>
      <w:sdt>
        <w:sdtPr>
          <w:id w:val="-458722682"/>
          <w:citation/>
        </w:sdtPr>
        <w:sdtEndPr/>
        <w:sdtContent>
          <w:r>
            <w:fldChar w:fldCharType="begin"/>
          </w:r>
          <w:r>
            <w:instrText xml:space="preserve">CITATION Mát20 \l 1038 </w:instrText>
          </w:r>
          <w:r>
            <w:fldChar w:fldCharType="separate"/>
          </w:r>
          <w:r w:rsidR="002C14BC">
            <w:rPr>
              <w:noProof/>
            </w:rPr>
            <w:t>[4]</w:t>
          </w:r>
          <w:r>
            <w:fldChar w:fldCharType="end"/>
          </w:r>
        </w:sdtContent>
      </w:sdt>
      <w:r>
        <w:t xml:space="preserve">, akinek elsődleges célja a robot okosítása volt, ezért olyan szenzorokkal szerelte fel azt, melyek térképezési és kommunikációs feladatokat láttak el. Az okosítás jegyében Lóránt ellátta a robotot egy </w:t>
      </w:r>
      <w:r w:rsidRPr="00DD48C8">
        <w:t>Light Detection and Ranging</w:t>
      </w:r>
      <w:r>
        <w:t xml:space="preserve"> (LIDAR) egységgel, illetve egy Internal Measurement Unit (IMU) egységgel is. Előbbi egy olyan lézer alapú távolságérzékelő, mely 360°-ban meghatározza a robottól a külvilág távolságát</w:t>
      </w:r>
      <w:sdt>
        <w:sdtPr>
          <w:id w:val="-647205872"/>
          <w:citation/>
        </w:sdtPr>
        <w:sdtEndPr/>
        <w:sdtContent>
          <w:r w:rsidR="00803D8E">
            <w:fldChar w:fldCharType="begin"/>
          </w:r>
          <w:r w:rsidR="00803D8E">
            <w:instrText xml:space="preserve"> CITATION Lid22 \l 1038 </w:instrText>
          </w:r>
          <w:r w:rsidR="00803D8E">
            <w:fldChar w:fldCharType="separate"/>
          </w:r>
          <w:r w:rsidR="002C14BC">
            <w:rPr>
              <w:noProof/>
            </w:rPr>
            <w:t xml:space="preserve"> [5]</w:t>
          </w:r>
          <w:r w:rsidR="00803D8E">
            <w:fldChar w:fldCharType="end"/>
          </w:r>
        </w:sdtContent>
      </w:sdt>
      <w:r>
        <w:t>, míg utóbbi a robot térbeli mozgásáról és elhelyezkedéséről biztosít pontos információkat</w:t>
      </w:r>
      <w:sdt>
        <w:sdtPr>
          <w:id w:val="-2002188679"/>
          <w:citation/>
        </w:sdtPr>
        <w:sdtEndPr/>
        <w:sdtContent>
          <w:r w:rsidR="00803D8E">
            <w:fldChar w:fldCharType="begin"/>
          </w:r>
          <w:r w:rsidR="00803D8E">
            <w:instrText xml:space="preserve"> CITATION Wik22 \l 1038 </w:instrText>
          </w:r>
          <w:r w:rsidR="00803D8E">
            <w:fldChar w:fldCharType="separate"/>
          </w:r>
          <w:r w:rsidR="002C14BC">
            <w:rPr>
              <w:noProof/>
            </w:rPr>
            <w:t xml:space="preserve"> [6]</w:t>
          </w:r>
          <w:r w:rsidR="00803D8E">
            <w:fldChar w:fldCharType="end"/>
          </w:r>
        </w:sdtContent>
      </w:sdt>
      <w:r>
        <w:t>. A robot egy ESP-01 wifi modullal is gazdagodott, mely a távoli vezérlés megvalósítását biztosító kommunikációért felelt, s egyben lehetővé tette a robot irányítását a ROS platformon keresztül. A ROSSerial node segítségével kiépítette a robottal való kommunikációt</w:t>
      </w:r>
      <w:sdt>
        <w:sdtPr>
          <w:id w:val="-36442822"/>
          <w:citation/>
        </w:sdtPr>
        <w:sdtEndPr/>
        <w:sdtContent>
          <w:r w:rsidR="00803D8E">
            <w:fldChar w:fldCharType="begin"/>
          </w:r>
          <w:r w:rsidR="00803D8E">
            <w:instrText xml:space="preserve"> CITATION ROS18 \l 1038 </w:instrText>
          </w:r>
          <w:r w:rsidR="00803D8E">
            <w:fldChar w:fldCharType="separate"/>
          </w:r>
          <w:r w:rsidR="002C14BC">
            <w:rPr>
              <w:noProof/>
            </w:rPr>
            <w:t xml:space="preserve"> [7]</w:t>
          </w:r>
          <w:r w:rsidR="00803D8E">
            <w:fldChar w:fldCharType="end"/>
          </w:r>
        </w:sdtContent>
      </w:sdt>
      <w:r>
        <w:t xml:space="preserve">, és a RVIZ </w:t>
      </w:r>
      <w:sdt>
        <w:sdtPr>
          <w:id w:val="-364677901"/>
          <w:citation/>
        </w:sdtPr>
        <w:sdtEndPr/>
        <w:sdtContent>
          <w:r w:rsidR="00916D74">
            <w:fldChar w:fldCharType="begin"/>
          </w:r>
          <w:r w:rsidR="00916D74">
            <w:instrText xml:space="preserve"> CITATION ROS181 \l 1038 </w:instrText>
          </w:r>
          <w:r w:rsidR="00916D74">
            <w:fldChar w:fldCharType="separate"/>
          </w:r>
          <w:r w:rsidR="002C14BC">
            <w:rPr>
              <w:noProof/>
            </w:rPr>
            <w:t>[8]</w:t>
          </w:r>
          <w:r w:rsidR="00916D74">
            <w:fldChar w:fldCharType="end"/>
          </w:r>
        </w:sdtContent>
      </w:sdt>
      <w:r>
        <w:t xml:space="preserve">valamint a Hector SLAM </w:t>
      </w:r>
      <w:sdt>
        <w:sdtPr>
          <w:id w:val="-1810243007"/>
          <w:citation/>
        </w:sdtPr>
        <w:sdtEndPr/>
        <w:sdtContent>
          <w:r w:rsidR="00916D74">
            <w:fldChar w:fldCharType="begin"/>
          </w:r>
          <w:r w:rsidR="00916D74">
            <w:instrText xml:space="preserve"> CITATION ROS14 \l 1038 </w:instrText>
          </w:r>
          <w:r w:rsidR="00916D74">
            <w:fldChar w:fldCharType="separate"/>
          </w:r>
          <w:r w:rsidR="002C14BC">
            <w:rPr>
              <w:noProof/>
            </w:rPr>
            <w:t>[9]</w:t>
          </w:r>
          <w:r w:rsidR="00916D74">
            <w:fldChar w:fldCharType="end"/>
          </w:r>
        </w:sdtContent>
      </w:sdt>
      <w:r>
        <w:t>segítségével környezet feltérképező algoritmust hozott létre.</w:t>
      </w:r>
    </w:p>
    <w:p w14:paraId="1D7840F0" w14:textId="40A81430" w:rsidR="006B5FB9" w:rsidRDefault="006B5FB9" w:rsidP="005304D3">
      <w:pPr>
        <w:ind w:firstLine="0"/>
        <w:jc w:val="center"/>
      </w:pPr>
      <w:r>
        <w:rPr>
          <w:noProof/>
        </w:rPr>
        <w:lastRenderedPageBreak/>
        <w:drawing>
          <wp:inline distT="0" distB="0" distL="0" distR="0" wp14:anchorId="2568AB7E" wp14:editId="3251396E">
            <wp:extent cx="2473325" cy="4394200"/>
            <wp:effectExtent l="0" t="0" r="3175"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73325" cy="4394200"/>
                    </a:xfrm>
                    <a:prstGeom prst="rect">
                      <a:avLst/>
                    </a:prstGeom>
                    <a:noFill/>
                    <a:ln>
                      <a:noFill/>
                    </a:ln>
                  </pic:spPr>
                </pic:pic>
              </a:graphicData>
            </a:graphic>
          </wp:inline>
        </w:drawing>
      </w:r>
    </w:p>
    <w:p w14:paraId="380318D7" w14:textId="7920918A" w:rsidR="006B5FB9" w:rsidRPr="00E6174E" w:rsidRDefault="00DD0478" w:rsidP="00D5403D">
      <w:pPr>
        <w:pStyle w:val="Kpalrs"/>
      </w:pPr>
      <w:fldSimple w:instr=" SEQ ábra \* ARABIC ">
        <w:r w:rsidR="00F912B5">
          <w:rPr>
            <w:noProof/>
          </w:rPr>
          <w:t>2</w:t>
        </w:r>
      </w:fldSimple>
      <w:r w:rsidR="006B5FB9">
        <w:t>. ábra: Massár Lóránt Mátyás által készített pókszerű robot.</w:t>
      </w:r>
    </w:p>
    <w:p w14:paraId="36C205E4" w14:textId="22877AF8" w:rsidR="00787D50" w:rsidRDefault="00787D50" w:rsidP="00787D50">
      <w:pPr>
        <w:pStyle w:val="Cmsor2"/>
      </w:pPr>
      <w:bookmarkStart w:id="41" w:name="_Toc104719482"/>
      <w:r>
        <w:t>Új mechanikai modell</w:t>
      </w:r>
      <w:bookmarkEnd w:id="41"/>
    </w:p>
    <w:p w14:paraId="00AA6C82" w14:textId="77777777" w:rsidR="00D10435" w:rsidRDefault="00D10435" w:rsidP="00D10435">
      <w:r>
        <w:t>Az önálló laboratóriumom kezdetekor, mikor kézhez kaptam a Lóránt által készített robotot, elsődlegesen a robot mechanikai hiányosságai voltak szembetűnőek. A robot több helyen el volt törve, és a szervomotorjai is nehezen bírták a LIDAR által megnövelt terhet. Ezért mechanikailag teljesen újraterveztem a robotot, erősebb illesztéseket használtam a csuklóknál, valamint a szerelhetőség megtartása érdekében réz betéteket (inserteket) használtam a csavarok rögzítésére. A szervokarok rögzítését megerősítettem, új, erősebb szervomotorokat választottam a robothoz, valamint további két új lábbal is kiegészíthetővé tettem a robot modelljét. Az újratervezés során fontos célkitűzésem volt az, hogy a robot lábainak kinematikai kialakítását ne változtassam meg, azaz a robot lábainak mozgási algoritmusa ugyanolyan maradjon, mint az eredetileg volt, csak paraméterei módosuljanak.</w:t>
      </w:r>
    </w:p>
    <w:p w14:paraId="251163E3" w14:textId="17521926" w:rsidR="00D10435" w:rsidRDefault="00D10435" w:rsidP="00D10435">
      <w:r>
        <w:t xml:space="preserve">Az önálló laboratóriumom során a robot összeszerelésére már nem maradt időm, így csak annak megtervezése történt meg, melyet a </w:t>
      </w:r>
      <w:r>
        <w:fldChar w:fldCharType="begin"/>
      </w:r>
      <w:r>
        <w:instrText xml:space="preserve"> REF _Ref103555643 \h </w:instrText>
      </w:r>
      <w:r>
        <w:fldChar w:fldCharType="separate"/>
      </w:r>
      <w:r w:rsidR="002C14BC">
        <w:rPr>
          <w:noProof/>
        </w:rPr>
        <w:t>3</w:t>
      </w:r>
      <w:r w:rsidR="002C14BC">
        <w:t>. ábra</w:t>
      </w:r>
      <w:r>
        <w:fldChar w:fldCharType="end"/>
      </w:r>
      <w:r>
        <w:t xml:space="preserve"> mutat be. Ezen kívül </w:t>
      </w:r>
      <w:r>
        <w:lastRenderedPageBreak/>
        <w:t xml:space="preserve">kiválasztottam a robot új meghajtó motorját, valamint az inverz kinematikai modell paramétereit is meghatároztam, melyeket a </w:t>
      </w:r>
      <w:r w:rsidRPr="009324DC">
        <w:rPr>
          <w:highlight w:val="yellow"/>
        </w:rPr>
        <w:fldChar w:fldCharType="begin"/>
      </w:r>
      <w:r w:rsidRPr="009324DC">
        <w:rPr>
          <w:highlight w:val="yellow"/>
        </w:rPr>
        <w:instrText xml:space="preserve"> REF _Ref103164378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részletezek.</w:t>
      </w:r>
    </w:p>
    <w:p w14:paraId="101E096A" w14:textId="77777777" w:rsidR="004967B6" w:rsidRDefault="004967B6" w:rsidP="004967B6">
      <w:pPr>
        <w:pStyle w:val="Kp"/>
      </w:pPr>
      <w:r>
        <w:rPr>
          <w:noProof/>
        </w:rPr>
        <w:drawing>
          <wp:inline distT="0" distB="0" distL="0" distR="0" wp14:anchorId="73A33845" wp14:editId="24B3C3E4">
            <wp:extent cx="5391150" cy="2641600"/>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91150" cy="2641600"/>
                    </a:xfrm>
                    <a:prstGeom prst="rect">
                      <a:avLst/>
                    </a:prstGeom>
                    <a:noFill/>
                    <a:ln>
                      <a:noFill/>
                    </a:ln>
                  </pic:spPr>
                </pic:pic>
              </a:graphicData>
            </a:graphic>
          </wp:inline>
        </w:drawing>
      </w:r>
    </w:p>
    <w:bookmarkStart w:id="42" w:name="_Ref103555643"/>
    <w:p w14:paraId="6790B851" w14:textId="490CDBFA" w:rsidR="004967B6" w:rsidRPr="004967B6" w:rsidRDefault="004967B6" w:rsidP="00D5403D">
      <w:pPr>
        <w:pStyle w:val="Kpalrs"/>
      </w:pPr>
      <w:r>
        <w:fldChar w:fldCharType="begin"/>
      </w:r>
      <w:r>
        <w:instrText xml:space="preserve"> SEQ ábra \* ARABIC </w:instrText>
      </w:r>
      <w:r>
        <w:fldChar w:fldCharType="separate"/>
      </w:r>
      <w:r w:rsidR="00F912B5">
        <w:rPr>
          <w:noProof/>
        </w:rPr>
        <w:t>3</w:t>
      </w:r>
      <w:r>
        <w:fldChar w:fldCharType="end"/>
      </w:r>
      <w:r>
        <w:t>. ábra</w:t>
      </w:r>
      <w:bookmarkEnd w:id="42"/>
      <w:r>
        <w:t>: Önálló laborom alatt tervezett robot</w:t>
      </w:r>
      <w:r w:rsidR="000C08AA">
        <w:t xml:space="preserve"> 3D-s terve.</w:t>
      </w:r>
      <w:r w:rsidR="003E30F0">
        <w:t xml:space="preserve"> </w:t>
      </w:r>
      <w:sdt>
        <w:sdtPr>
          <w:id w:val="1449429780"/>
          <w:citation/>
        </w:sdtPr>
        <w:sdtEndPr/>
        <w:sdtContent>
          <w:r w:rsidR="003E30F0">
            <w:fldChar w:fldCharType="begin"/>
          </w:r>
          <w:r w:rsidR="003E30F0">
            <w:instrText xml:space="preserve"> CITATION Kom21 \l 1038 </w:instrText>
          </w:r>
          <w:r w:rsidR="003E30F0">
            <w:fldChar w:fldCharType="separate"/>
          </w:r>
          <w:r w:rsidR="002C14BC">
            <w:rPr>
              <w:noProof/>
            </w:rPr>
            <w:t>[1]</w:t>
          </w:r>
          <w:r w:rsidR="003E30F0">
            <w:fldChar w:fldCharType="end"/>
          </w:r>
        </w:sdtContent>
      </w:sdt>
    </w:p>
    <w:p w14:paraId="04CB4FAE" w14:textId="57C84233" w:rsidR="000F4BAD" w:rsidRDefault="004E1053" w:rsidP="000F4BAD">
      <w:pPr>
        <w:pStyle w:val="Cmsor2"/>
      </w:pPr>
      <w:bookmarkStart w:id="43" w:name="_Toc104719483"/>
      <w:r>
        <w:t>Célkitűzések</w:t>
      </w:r>
      <w:bookmarkEnd w:id="43"/>
    </w:p>
    <w:p w14:paraId="40667267" w14:textId="544832B6" w:rsidR="003831A9" w:rsidRDefault="003831A9" w:rsidP="003831A9">
      <w:r>
        <w:t xml:space="preserve">Célom az volt, hogy a robotot elődjeim munkájának megtartásával tudjam továbbfejleszteni, kiegészíteni. Továbbá elkészítsem a robot új mechanikai vázát, valamint új járási algoritmust tervezzek, mely alkalmas többirányú mozgás megvalósítására, mely nagyban kiterjesztené a robot alkalmazási lehetőségeit. Szeretném Lóránt munkáját - melyet az </w:t>
      </w:r>
      <w:r w:rsidRPr="009324DC">
        <w:rPr>
          <w:highlight w:val="yellow"/>
        </w:rPr>
        <w:fldChar w:fldCharType="begin"/>
      </w:r>
      <w:r w:rsidRPr="009324DC">
        <w:rPr>
          <w:highlight w:val="yellow"/>
        </w:rPr>
        <w:instrText xml:space="preserve"> REF _Ref103596983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összefoglaltam - újrahasznosítani az általam tervezett roboton. Annak érdekében, hogy a fent említett céljaimat meg tudjam valósítani, megfogalmaztam az alábbi követelményeket:</w:t>
      </w:r>
    </w:p>
    <w:p w14:paraId="353FB069" w14:textId="77777777" w:rsidR="003831A9" w:rsidRDefault="003831A9" w:rsidP="003831A9">
      <w:pPr>
        <w:pStyle w:val="Listaszerbekezds"/>
        <w:numPr>
          <w:ilvl w:val="0"/>
          <w:numId w:val="28"/>
        </w:numPr>
      </w:pPr>
      <w:r>
        <w:t>Készüljön el a robot mechanikai megvalósítása a kritikus alkatrészek letesztelésével együtt.</w:t>
      </w:r>
    </w:p>
    <w:p w14:paraId="675F8190" w14:textId="352A1EDD" w:rsidR="003831A9" w:rsidRDefault="003831A9" w:rsidP="003831A9">
      <w:pPr>
        <w:pStyle w:val="Listaszerbekezds"/>
        <w:numPr>
          <w:ilvl w:val="0"/>
          <w:numId w:val="28"/>
        </w:numPr>
      </w:pPr>
      <w:r>
        <w:t xml:space="preserve">A robot alkalmas legyen bármilyen irányú mozgás megvalósítására, függetlenül annak </w:t>
      </w:r>
      <w:r w:rsidR="001D333D">
        <w:t>orientációjától</w:t>
      </w:r>
      <w:r w:rsidR="00B12569">
        <w:t>, ezzel új járási algoritmust alkotva.</w:t>
      </w:r>
    </w:p>
    <w:p w14:paraId="55FA4DD9" w14:textId="77777777" w:rsidR="003831A9" w:rsidRDefault="003831A9" w:rsidP="003831A9">
      <w:pPr>
        <w:pStyle w:val="Listaszerbekezds"/>
        <w:numPr>
          <w:ilvl w:val="0"/>
          <w:numId w:val="28"/>
        </w:numPr>
      </w:pPr>
      <w:r>
        <w:t>A robot mozgás közben képes legyen orientációjának megváltoztatására.</w:t>
      </w:r>
    </w:p>
    <w:p w14:paraId="7E89642E" w14:textId="3BAE7182" w:rsidR="003831A9" w:rsidRDefault="003831A9" w:rsidP="003831A9">
      <w:pPr>
        <w:pStyle w:val="Listaszerbekezds"/>
        <w:numPr>
          <w:ilvl w:val="0"/>
          <w:numId w:val="28"/>
        </w:numPr>
      </w:pPr>
      <w:r>
        <w:t>A</w:t>
      </w:r>
      <w:r w:rsidR="00B12569">
        <w:t xml:space="preserve"> robot új járási algoritmusának legyen ROS interfésze.</w:t>
      </w:r>
    </w:p>
    <w:p w14:paraId="77D53D8E" w14:textId="475C6ACB" w:rsidR="003831A9" w:rsidRDefault="003831A9" w:rsidP="003831A9">
      <w:pPr>
        <w:pStyle w:val="Listaszerbekezds"/>
        <w:numPr>
          <w:ilvl w:val="0"/>
          <w:numId w:val="28"/>
        </w:numPr>
      </w:pPr>
      <w:r>
        <w:t xml:space="preserve">A robot vezérelhető </w:t>
      </w:r>
      <w:r w:rsidR="00E72675">
        <w:t>legyen</w:t>
      </w:r>
      <w:r>
        <w:t xml:space="preserve"> ROS platformon keresztül.</w:t>
      </w:r>
    </w:p>
    <w:p w14:paraId="1D437F27" w14:textId="77777777" w:rsidR="00316047" w:rsidRDefault="003831A9" w:rsidP="00316047">
      <w:r>
        <w:t xml:space="preserve">A fentebb megfogalmazott céljaim eléréséhez először tesztelnem kell a robot tervének szerkezeti paramétereit és összeszerelhetőségét. Be kell kalibrálnom a robot </w:t>
      </w:r>
      <w:r>
        <w:lastRenderedPageBreak/>
        <w:t>motorjain lévő szervokarokat, hogy azok megfelelő tartományban mozogjanak. Az általam tervezett járási algoritmus működését meg kell vizsgálnom</w:t>
      </w:r>
      <w:r w:rsidR="007E654C">
        <w:t>,</w:t>
      </w:r>
      <w:r>
        <w:t xml:space="preserve"> egy a </w:t>
      </w:r>
      <w:r w:rsidRPr="0051604A">
        <w:t>Babits Mátyás</w:t>
      </w:r>
      <w:r>
        <w:t xml:space="preserve"> által készített szimulációban, mielőtt azt a tényleges roboton tesztelném. Továbbá ki kell egészítenem a robot beágyazott kódját úgy, hogy az alkalmas legyen az új motorok használatára és a megváltozott mechanikai paraméterek feldolgozására. Végül újra kell integrálnom a robot rendszerét a ROS környezetbe.</w:t>
      </w:r>
    </w:p>
    <w:p w14:paraId="469851B7" w14:textId="4E1CE8E1" w:rsidR="00991BAA" w:rsidRPr="00E6174E" w:rsidRDefault="00316047" w:rsidP="00316047">
      <w:commentRangeStart w:id="44"/>
      <w:commentRangeStart w:id="45"/>
      <w:r>
        <w:t>Ábra</w:t>
      </w:r>
      <w:commentRangeEnd w:id="44"/>
      <w:r>
        <w:rPr>
          <w:rStyle w:val="Jegyzethivatkozs"/>
        </w:rPr>
        <w:commentReference w:id="44"/>
      </w:r>
      <w:commentRangeEnd w:id="45"/>
      <w:r>
        <w:rPr>
          <w:rStyle w:val="Jegyzethivatkozs"/>
        </w:rPr>
        <w:commentReference w:id="45"/>
      </w:r>
    </w:p>
    <w:p w14:paraId="1DA25433" w14:textId="67852560" w:rsidR="000F6905" w:rsidRDefault="003B3BBC" w:rsidP="000F6905">
      <w:pPr>
        <w:pStyle w:val="Cmsor1"/>
      </w:pPr>
      <w:bookmarkStart w:id="46" w:name="_Toc104719484"/>
      <w:r>
        <w:lastRenderedPageBreak/>
        <w:t>Mechanikai</w:t>
      </w:r>
      <w:r w:rsidR="007375F0">
        <w:t xml:space="preserve"> megvalósítás</w:t>
      </w:r>
      <w:bookmarkEnd w:id="46"/>
    </w:p>
    <w:p w14:paraId="0FC2E645" w14:textId="3F36CC57" w:rsidR="00B3587D" w:rsidRPr="000C08AA" w:rsidRDefault="00B3587D" w:rsidP="00B3587D">
      <w:bookmarkStart w:id="47" w:name="_Ref103164378"/>
      <w:r>
        <w:t xml:space="preserve">Szakdolgozatom megkezdésekor először a robot legyártásával, illetve összeszerelésével foglalkoztam. A végleges gyártás előtt tesztelemeken próbáltam ki az összeszerelhetőségét, kijavítottam a felmerülő hibákat a tervben. A </w:t>
      </w:r>
      <w:r w:rsidR="00154FF8">
        <w:fldChar w:fldCharType="begin"/>
      </w:r>
      <w:r w:rsidR="00154FF8">
        <w:instrText xml:space="preserve"> REF _Ref104319938 \r \h </w:instrText>
      </w:r>
      <w:r w:rsidR="00154FF8">
        <w:fldChar w:fldCharType="separate"/>
      </w:r>
      <w:r w:rsidR="002C14BC">
        <w:t>2.1</w:t>
      </w:r>
      <w:r w:rsidR="00154FF8">
        <w:fldChar w:fldCharType="end"/>
      </w:r>
      <w:r>
        <w:t xml:space="preserve"> pontban részletezem a robot mechanikai paramétereit, melyeknek nagy része megváltozott Mátyás tervei óta. Az alkatrészek gyártása során felmerült problémákat, változtatásokat a </w:t>
      </w:r>
      <w:r>
        <w:fldChar w:fldCharType="begin"/>
      </w:r>
      <w:r>
        <w:instrText xml:space="preserve"> REF _Ref103720046 \r \h </w:instrText>
      </w:r>
      <w:r>
        <w:fldChar w:fldCharType="separate"/>
      </w:r>
      <w:r w:rsidR="002C14BC">
        <w:t>2.2</w:t>
      </w:r>
      <w:r>
        <w:fldChar w:fldCharType="end"/>
      </w:r>
      <w:r>
        <w:t xml:space="preserve"> fejezetben fejtem ki bővebben.</w:t>
      </w:r>
    </w:p>
    <w:p w14:paraId="1EB5450C" w14:textId="7D48972E" w:rsidR="00817AD6" w:rsidRDefault="00817AD6" w:rsidP="00817AD6">
      <w:pPr>
        <w:pStyle w:val="Cmsor2"/>
      </w:pPr>
      <w:bookmarkStart w:id="48" w:name="_Ref104319938"/>
      <w:bookmarkStart w:id="49" w:name="_Toc104719485"/>
      <w:r>
        <w:t>Mechanikai paraméterek</w:t>
      </w:r>
      <w:bookmarkEnd w:id="47"/>
      <w:bookmarkEnd w:id="48"/>
      <w:bookmarkEnd w:id="49"/>
    </w:p>
    <w:p w14:paraId="6E48C140" w14:textId="52552098" w:rsidR="0011376A" w:rsidRDefault="00B3587D" w:rsidP="0011376A">
      <w:r>
        <w:t xml:space="preserve">Az Önálló laboratóriumi beszámolómban </w:t>
      </w:r>
      <w:sdt>
        <w:sdtPr>
          <w:id w:val="-971749512"/>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már részleteztem a robot új mechanikai paramétereit, ám ebben a szakaszban két okból is érdemesnek tartottam ezeket felfrissíteni. Egyrészt a robot korrekt működése érdekében szükségét láttam a finomhangolásnak, amit a szimuláció során szabad szemmel is észlelt pontatlanságok orvoslása miatt kellett elvégeznem (a paraméterek kerekítéséből adódó problémákat, és azok megoldását a </w:t>
      </w:r>
      <w:r w:rsidR="00154FF8">
        <w:fldChar w:fldCharType="begin"/>
      </w:r>
      <w:r w:rsidR="00154FF8">
        <w:instrText xml:space="preserve"> REF _Ref104647998 \r \h </w:instrText>
      </w:r>
      <w:r w:rsidR="00154FF8">
        <w:fldChar w:fldCharType="separate"/>
      </w:r>
      <w:r w:rsidR="002C14BC">
        <w:t>4.1.2</w:t>
      </w:r>
      <w:r w:rsidR="00154FF8">
        <w:fldChar w:fldCharType="end"/>
      </w:r>
      <w:r>
        <w:t xml:space="preserve"> pontban fejtem ki részleteiben). Másrészt az alábbiakban definiált paramétereket, s azok származtatását a dolgozatom során későbbiekben vonatkozási pontként is használom.</w:t>
      </w:r>
    </w:p>
    <w:p w14:paraId="43570CB8" w14:textId="56857144" w:rsidR="00524C1F" w:rsidRDefault="00524C1F" w:rsidP="00524C1F">
      <w:pPr>
        <w:pStyle w:val="Kp"/>
      </w:pPr>
      <w:r>
        <w:rPr>
          <w:noProof/>
        </w:rPr>
        <w:drawing>
          <wp:inline distT="0" distB="0" distL="0" distR="0" wp14:anchorId="250DA8A6" wp14:editId="41A51422">
            <wp:extent cx="3600000" cy="3173183"/>
            <wp:effectExtent l="0" t="0" r="635" b="8255"/>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00000" cy="3173183"/>
                    </a:xfrm>
                    <a:prstGeom prst="rect">
                      <a:avLst/>
                    </a:prstGeom>
                    <a:noFill/>
                    <a:ln>
                      <a:noFill/>
                    </a:ln>
                  </pic:spPr>
                </pic:pic>
              </a:graphicData>
            </a:graphic>
          </wp:inline>
        </w:drawing>
      </w:r>
    </w:p>
    <w:bookmarkStart w:id="50" w:name="_Ref104674781"/>
    <w:p w14:paraId="5A00222C" w14:textId="7B84BD70" w:rsidR="00524C1F" w:rsidRDefault="00524C1F" w:rsidP="00524C1F">
      <w:pPr>
        <w:pStyle w:val="Kpalrs"/>
      </w:pPr>
      <w:r>
        <w:fldChar w:fldCharType="begin"/>
      </w:r>
      <w:r>
        <w:instrText xml:space="preserve"> SEQ ábra \* ARABIC </w:instrText>
      </w:r>
      <w:r>
        <w:fldChar w:fldCharType="separate"/>
      </w:r>
      <w:r w:rsidR="00F912B5">
        <w:rPr>
          <w:noProof/>
        </w:rPr>
        <w:t>4</w:t>
      </w:r>
      <w:r>
        <w:fldChar w:fldCharType="end"/>
      </w:r>
      <w:r>
        <w:t>. ábra</w:t>
      </w:r>
      <w:bookmarkEnd w:id="50"/>
      <w:r>
        <w:t>: A robot koordinátarendszere, z tengely előre, x tengely oldalra és y tengely felfelé.</w:t>
      </w:r>
    </w:p>
    <w:tbl>
      <w:tblPr>
        <w:tblStyle w:val="Rcsostblzat"/>
        <w:tblW w:w="8500" w:type="dxa"/>
        <w:tblLook w:val="04A0" w:firstRow="1" w:lastRow="0" w:firstColumn="1" w:lastColumn="0" w:noHBand="0" w:noVBand="1"/>
      </w:tblPr>
      <w:tblGrid>
        <w:gridCol w:w="1274"/>
        <w:gridCol w:w="1033"/>
        <w:gridCol w:w="1032"/>
        <w:gridCol w:w="1033"/>
        <w:gridCol w:w="1032"/>
        <w:gridCol w:w="975"/>
        <w:gridCol w:w="1032"/>
        <w:gridCol w:w="1089"/>
      </w:tblGrid>
      <w:tr w:rsidR="00220ADA" w14:paraId="26B61D15" w14:textId="77777777" w:rsidTr="00EC6C02">
        <w:tc>
          <w:tcPr>
            <w:tcW w:w="1273" w:type="dxa"/>
          </w:tcPr>
          <w:p w14:paraId="64CA1C43" w14:textId="77777777" w:rsidR="00220ADA" w:rsidRDefault="00220ADA" w:rsidP="00EC6C02">
            <w:pPr>
              <w:ind w:firstLine="0"/>
            </w:pPr>
            <w:r>
              <w:lastRenderedPageBreak/>
              <w:t>Láb</w:t>
            </w:r>
          </w:p>
        </w:tc>
        <w:tc>
          <w:tcPr>
            <w:tcW w:w="1032" w:type="dxa"/>
          </w:tcPr>
          <w:p w14:paraId="38AB2F5A" w14:textId="77777777" w:rsidR="00220ADA" w:rsidRPr="005E41CE" w:rsidRDefault="00220ADA" w:rsidP="00EC6C02">
            <w:pPr>
              <w:ind w:firstLine="0"/>
              <w:jc w:val="center"/>
            </w:pPr>
            <w:r>
              <w:t>d</w:t>
            </w:r>
            <w:r w:rsidRPr="00483CFD">
              <w:rPr>
                <w:vertAlign w:val="subscript"/>
              </w:rPr>
              <w:t>x</w:t>
            </w:r>
            <w:r>
              <w:t xml:space="preserve"> (cm)</w:t>
            </w:r>
          </w:p>
        </w:tc>
        <w:tc>
          <w:tcPr>
            <w:tcW w:w="1032" w:type="dxa"/>
          </w:tcPr>
          <w:p w14:paraId="1A445096" w14:textId="77777777" w:rsidR="00220ADA" w:rsidRDefault="00220ADA" w:rsidP="00EC6C02">
            <w:pPr>
              <w:ind w:firstLine="0"/>
              <w:jc w:val="center"/>
            </w:pPr>
            <w:r>
              <w:t>d</w:t>
            </w:r>
            <w:r w:rsidRPr="00483CFD">
              <w:rPr>
                <w:vertAlign w:val="subscript"/>
              </w:rPr>
              <w:t>y</w:t>
            </w:r>
            <w:r>
              <w:t xml:space="preserve"> (cm)</w:t>
            </w:r>
          </w:p>
        </w:tc>
        <w:tc>
          <w:tcPr>
            <w:tcW w:w="1033" w:type="dxa"/>
          </w:tcPr>
          <w:p w14:paraId="49D44982" w14:textId="77777777" w:rsidR="00220ADA" w:rsidRDefault="00220ADA" w:rsidP="00EC6C02">
            <w:pPr>
              <w:ind w:firstLine="0"/>
              <w:jc w:val="center"/>
            </w:pPr>
            <w:r>
              <w:t>d</w:t>
            </w:r>
            <w:r>
              <w:rPr>
                <w:vertAlign w:val="subscript"/>
              </w:rPr>
              <w:t>z</w:t>
            </w:r>
            <w:r>
              <w:t xml:space="preserve"> (cm)</w:t>
            </w:r>
          </w:p>
        </w:tc>
        <w:tc>
          <w:tcPr>
            <w:tcW w:w="1032" w:type="dxa"/>
          </w:tcPr>
          <w:p w14:paraId="7014D0D9" w14:textId="77777777" w:rsidR="00220ADA" w:rsidRDefault="00220ADA" w:rsidP="00EC6C02">
            <w:pPr>
              <w:ind w:firstLine="0"/>
              <w:jc w:val="center"/>
            </w:pPr>
            <w:r>
              <w:t>d</w:t>
            </w:r>
            <w:r w:rsidRPr="007A34D7">
              <w:rPr>
                <w:vertAlign w:val="subscript"/>
              </w:rPr>
              <w:t>1</w:t>
            </w:r>
            <w:r>
              <w:t xml:space="preserve"> (cm)</w:t>
            </w:r>
          </w:p>
        </w:tc>
        <w:tc>
          <w:tcPr>
            <w:tcW w:w="975" w:type="dxa"/>
          </w:tcPr>
          <w:p w14:paraId="699CFFC1" w14:textId="77777777" w:rsidR="00220ADA" w:rsidRDefault="00220ADA" w:rsidP="00EC6C02">
            <w:pPr>
              <w:ind w:firstLine="0"/>
              <w:jc w:val="center"/>
            </w:pPr>
            <w:r>
              <w:t>d</w:t>
            </w:r>
            <w:r w:rsidRPr="007A34D7">
              <w:rPr>
                <w:vertAlign w:val="subscript"/>
              </w:rPr>
              <w:t>2</w:t>
            </w:r>
            <w:r>
              <w:t xml:space="preserve"> (cm)</w:t>
            </w:r>
          </w:p>
        </w:tc>
        <w:tc>
          <w:tcPr>
            <w:tcW w:w="1032" w:type="dxa"/>
          </w:tcPr>
          <w:p w14:paraId="470C70BF" w14:textId="77777777" w:rsidR="00220ADA" w:rsidRDefault="00220ADA" w:rsidP="00EC6C02">
            <w:pPr>
              <w:ind w:firstLine="0"/>
              <w:jc w:val="center"/>
            </w:pPr>
            <w:r>
              <w:t>d</w:t>
            </w:r>
            <w:r w:rsidRPr="007A34D7">
              <w:rPr>
                <w:vertAlign w:val="subscript"/>
              </w:rPr>
              <w:t>3</w:t>
            </w:r>
            <w:r>
              <w:t xml:space="preserve"> (cm)</w:t>
            </w:r>
          </w:p>
        </w:tc>
        <w:tc>
          <w:tcPr>
            <w:tcW w:w="1089" w:type="dxa"/>
          </w:tcPr>
          <w:p w14:paraId="434E1CDD" w14:textId="77777777" w:rsidR="00220ADA" w:rsidRDefault="00220ADA" w:rsidP="00EC6C02">
            <w:pPr>
              <w:ind w:firstLine="0"/>
              <w:jc w:val="center"/>
            </w:pPr>
            <w:r>
              <w:t>d</w:t>
            </w:r>
            <w:r w:rsidRPr="007A34D7">
              <w:rPr>
                <w:vertAlign w:val="subscript"/>
              </w:rPr>
              <w:t>3</w:t>
            </w:r>
            <w:r>
              <w:t>x (cm)</w:t>
            </w:r>
          </w:p>
        </w:tc>
      </w:tr>
      <w:tr w:rsidR="00220ADA" w14:paraId="5BCCBAFB" w14:textId="77777777" w:rsidTr="00EC6C02">
        <w:tc>
          <w:tcPr>
            <w:tcW w:w="1273" w:type="dxa"/>
          </w:tcPr>
          <w:p w14:paraId="33867D74" w14:textId="77777777" w:rsidR="00220ADA" w:rsidRDefault="00220ADA" w:rsidP="00EC6C02">
            <w:pPr>
              <w:ind w:firstLine="0"/>
            </w:pPr>
            <w:r>
              <w:t>Jobb első</w:t>
            </w:r>
          </w:p>
        </w:tc>
        <w:tc>
          <w:tcPr>
            <w:tcW w:w="1032" w:type="dxa"/>
          </w:tcPr>
          <w:p w14:paraId="4987A847" w14:textId="77777777" w:rsidR="00220ADA" w:rsidRDefault="00220ADA" w:rsidP="00EC6C02">
            <w:pPr>
              <w:ind w:firstLine="0"/>
              <w:jc w:val="center"/>
            </w:pPr>
            <w:r>
              <w:t>5.2462</w:t>
            </w:r>
          </w:p>
        </w:tc>
        <w:tc>
          <w:tcPr>
            <w:tcW w:w="1032" w:type="dxa"/>
          </w:tcPr>
          <w:p w14:paraId="744F7D2A" w14:textId="77777777" w:rsidR="00220ADA" w:rsidRDefault="00220ADA" w:rsidP="00EC6C02">
            <w:pPr>
              <w:ind w:firstLine="0"/>
              <w:jc w:val="center"/>
            </w:pPr>
            <w:r>
              <w:t>1.285</w:t>
            </w:r>
          </w:p>
        </w:tc>
        <w:tc>
          <w:tcPr>
            <w:tcW w:w="1033" w:type="dxa"/>
          </w:tcPr>
          <w:p w14:paraId="28819824" w14:textId="77777777" w:rsidR="00220ADA" w:rsidRDefault="00220ADA" w:rsidP="00EC6C02">
            <w:pPr>
              <w:ind w:firstLine="0"/>
              <w:jc w:val="center"/>
            </w:pPr>
            <w:r>
              <w:t>7.4962</w:t>
            </w:r>
          </w:p>
        </w:tc>
        <w:tc>
          <w:tcPr>
            <w:tcW w:w="1032" w:type="dxa"/>
          </w:tcPr>
          <w:p w14:paraId="0EB65581" w14:textId="77777777" w:rsidR="00220ADA" w:rsidRDefault="00220ADA" w:rsidP="00EC6C02">
            <w:pPr>
              <w:ind w:firstLine="0"/>
              <w:jc w:val="center"/>
            </w:pPr>
            <w:r>
              <w:t>3.22</w:t>
            </w:r>
          </w:p>
        </w:tc>
        <w:tc>
          <w:tcPr>
            <w:tcW w:w="975" w:type="dxa"/>
          </w:tcPr>
          <w:p w14:paraId="03FAE0BA" w14:textId="77777777" w:rsidR="00220ADA" w:rsidRDefault="00220ADA" w:rsidP="00EC6C02">
            <w:pPr>
              <w:ind w:firstLine="0"/>
              <w:jc w:val="center"/>
            </w:pPr>
            <w:r>
              <w:t>7.5</w:t>
            </w:r>
          </w:p>
        </w:tc>
        <w:tc>
          <w:tcPr>
            <w:tcW w:w="1032" w:type="dxa"/>
          </w:tcPr>
          <w:p w14:paraId="4A8BEF26" w14:textId="77777777" w:rsidR="00220ADA" w:rsidRDefault="00220ADA" w:rsidP="00EC6C02">
            <w:pPr>
              <w:ind w:firstLine="0"/>
              <w:jc w:val="center"/>
            </w:pPr>
            <w:r>
              <w:t>10.7593</w:t>
            </w:r>
          </w:p>
        </w:tc>
        <w:tc>
          <w:tcPr>
            <w:tcW w:w="1089" w:type="dxa"/>
          </w:tcPr>
          <w:p w14:paraId="75626BC1" w14:textId="77777777" w:rsidR="00220ADA" w:rsidRDefault="00220ADA" w:rsidP="00EC6C02">
            <w:pPr>
              <w:ind w:firstLine="0"/>
              <w:jc w:val="center"/>
            </w:pPr>
            <w:r>
              <w:t>-0.45</w:t>
            </w:r>
          </w:p>
        </w:tc>
      </w:tr>
      <w:tr w:rsidR="00220ADA" w14:paraId="1BBD0591" w14:textId="77777777" w:rsidTr="00EC6C02">
        <w:tc>
          <w:tcPr>
            <w:tcW w:w="1273" w:type="dxa"/>
          </w:tcPr>
          <w:p w14:paraId="582E105D" w14:textId="77777777" w:rsidR="00220ADA" w:rsidRDefault="00220ADA" w:rsidP="00EC6C02">
            <w:pPr>
              <w:ind w:firstLine="0"/>
            </w:pPr>
            <w:r>
              <w:t>Jobb hátsó</w:t>
            </w:r>
          </w:p>
        </w:tc>
        <w:tc>
          <w:tcPr>
            <w:tcW w:w="1032" w:type="dxa"/>
          </w:tcPr>
          <w:p w14:paraId="7A36B02D" w14:textId="77777777" w:rsidR="00220ADA" w:rsidRDefault="00220ADA" w:rsidP="00EC6C02">
            <w:pPr>
              <w:ind w:firstLine="0"/>
              <w:jc w:val="center"/>
            </w:pPr>
            <w:r>
              <w:t>-5.2462</w:t>
            </w:r>
          </w:p>
        </w:tc>
        <w:tc>
          <w:tcPr>
            <w:tcW w:w="1032" w:type="dxa"/>
          </w:tcPr>
          <w:p w14:paraId="1F1199DF" w14:textId="77777777" w:rsidR="00220ADA" w:rsidRDefault="00220ADA" w:rsidP="00EC6C02">
            <w:pPr>
              <w:ind w:firstLine="0"/>
              <w:jc w:val="center"/>
            </w:pPr>
            <w:r>
              <w:t>1.285</w:t>
            </w:r>
          </w:p>
        </w:tc>
        <w:tc>
          <w:tcPr>
            <w:tcW w:w="1033" w:type="dxa"/>
          </w:tcPr>
          <w:p w14:paraId="0148CCAB" w14:textId="77777777" w:rsidR="00220ADA" w:rsidRDefault="00220ADA" w:rsidP="00EC6C02">
            <w:pPr>
              <w:ind w:firstLine="0"/>
              <w:jc w:val="center"/>
            </w:pPr>
            <w:r>
              <w:t>7.4962</w:t>
            </w:r>
          </w:p>
        </w:tc>
        <w:tc>
          <w:tcPr>
            <w:tcW w:w="1032" w:type="dxa"/>
          </w:tcPr>
          <w:p w14:paraId="60E068A0" w14:textId="77777777" w:rsidR="00220ADA" w:rsidRDefault="00220ADA" w:rsidP="00EC6C02">
            <w:pPr>
              <w:ind w:firstLine="0"/>
              <w:jc w:val="center"/>
            </w:pPr>
            <w:r>
              <w:t>3.22</w:t>
            </w:r>
          </w:p>
        </w:tc>
        <w:tc>
          <w:tcPr>
            <w:tcW w:w="975" w:type="dxa"/>
          </w:tcPr>
          <w:p w14:paraId="1C1ABE49" w14:textId="77777777" w:rsidR="00220ADA" w:rsidRDefault="00220ADA" w:rsidP="00EC6C02">
            <w:pPr>
              <w:ind w:firstLine="0"/>
              <w:jc w:val="center"/>
            </w:pPr>
            <w:r>
              <w:t>7.5</w:t>
            </w:r>
          </w:p>
        </w:tc>
        <w:tc>
          <w:tcPr>
            <w:tcW w:w="1032" w:type="dxa"/>
          </w:tcPr>
          <w:p w14:paraId="4902B4A3" w14:textId="77777777" w:rsidR="00220ADA" w:rsidRDefault="00220ADA" w:rsidP="00EC6C02">
            <w:pPr>
              <w:ind w:firstLine="0"/>
              <w:jc w:val="center"/>
            </w:pPr>
            <w:r>
              <w:t>10.7593</w:t>
            </w:r>
          </w:p>
        </w:tc>
        <w:tc>
          <w:tcPr>
            <w:tcW w:w="1089" w:type="dxa"/>
          </w:tcPr>
          <w:p w14:paraId="07D89AF3" w14:textId="77777777" w:rsidR="00220ADA" w:rsidRDefault="00220ADA" w:rsidP="00EC6C02">
            <w:pPr>
              <w:ind w:firstLine="0"/>
              <w:jc w:val="center"/>
            </w:pPr>
            <w:r>
              <w:t>0.45</w:t>
            </w:r>
          </w:p>
        </w:tc>
      </w:tr>
      <w:tr w:rsidR="00220ADA" w14:paraId="650FFD42" w14:textId="77777777" w:rsidTr="00EC6C02">
        <w:tc>
          <w:tcPr>
            <w:tcW w:w="1273" w:type="dxa"/>
          </w:tcPr>
          <w:p w14:paraId="3D8B4260" w14:textId="77777777" w:rsidR="00220ADA" w:rsidRDefault="00220ADA" w:rsidP="00EC6C02">
            <w:pPr>
              <w:ind w:firstLine="0"/>
            </w:pPr>
            <w:r>
              <w:t>Bal első</w:t>
            </w:r>
          </w:p>
        </w:tc>
        <w:tc>
          <w:tcPr>
            <w:tcW w:w="1032" w:type="dxa"/>
          </w:tcPr>
          <w:p w14:paraId="227E2748" w14:textId="77777777" w:rsidR="00220ADA" w:rsidRDefault="00220ADA" w:rsidP="00EC6C02">
            <w:pPr>
              <w:ind w:firstLine="0"/>
              <w:jc w:val="center"/>
            </w:pPr>
            <w:r>
              <w:t>5.2462</w:t>
            </w:r>
          </w:p>
        </w:tc>
        <w:tc>
          <w:tcPr>
            <w:tcW w:w="1032" w:type="dxa"/>
          </w:tcPr>
          <w:p w14:paraId="5CB5B6CB" w14:textId="77777777" w:rsidR="00220ADA" w:rsidRDefault="00220ADA" w:rsidP="00EC6C02">
            <w:pPr>
              <w:ind w:firstLine="0"/>
              <w:jc w:val="center"/>
            </w:pPr>
            <w:r>
              <w:t>1.285</w:t>
            </w:r>
          </w:p>
        </w:tc>
        <w:tc>
          <w:tcPr>
            <w:tcW w:w="1033" w:type="dxa"/>
          </w:tcPr>
          <w:p w14:paraId="42326815" w14:textId="77777777" w:rsidR="00220ADA" w:rsidRDefault="00220ADA" w:rsidP="00EC6C02">
            <w:pPr>
              <w:ind w:firstLine="0"/>
              <w:jc w:val="center"/>
            </w:pPr>
            <w:r>
              <w:t>-7.4962</w:t>
            </w:r>
          </w:p>
        </w:tc>
        <w:tc>
          <w:tcPr>
            <w:tcW w:w="1032" w:type="dxa"/>
          </w:tcPr>
          <w:p w14:paraId="22CFBB68" w14:textId="77777777" w:rsidR="00220ADA" w:rsidRDefault="00220ADA" w:rsidP="00EC6C02">
            <w:pPr>
              <w:ind w:firstLine="0"/>
              <w:jc w:val="center"/>
            </w:pPr>
            <w:r>
              <w:t>3.22</w:t>
            </w:r>
          </w:p>
        </w:tc>
        <w:tc>
          <w:tcPr>
            <w:tcW w:w="975" w:type="dxa"/>
          </w:tcPr>
          <w:p w14:paraId="16554D17" w14:textId="77777777" w:rsidR="00220ADA" w:rsidRDefault="00220ADA" w:rsidP="00EC6C02">
            <w:pPr>
              <w:ind w:firstLine="0"/>
              <w:jc w:val="center"/>
            </w:pPr>
            <w:r>
              <w:t>7.5</w:t>
            </w:r>
          </w:p>
        </w:tc>
        <w:tc>
          <w:tcPr>
            <w:tcW w:w="1032" w:type="dxa"/>
          </w:tcPr>
          <w:p w14:paraId="617B29B2" w14:textId="77777777" w:rsidR="00220ADA" w:rsidRDefault="00220ADA" w:rsidP="00EC6C02">
            <w:pPr>
              <w:ind w:firstLine="0"/>
              <w:jc w:val="center"/>
            </w:pPr>
            <w:r>
              <w:t>10.7593</w:t>
            </w:r>
          </w:p>
        </w:tc>
        <w:tc>
          <w:tcPr>
            <w:tcW w:w="1089" w:type="dxa"/>
          </w:tcPr>
          <w:p w14:paraId="4CFB704C" w14:textId="77777777" w:rsidR="00220ADA" w:rsidRDefault="00220ADA" w:rsidP="00EC6C02">
            <w:pPr>
              <w:ind w:firstLine="0"/>
              <w:jc w:val="center"/>
            </w:pPr>
            <w:r>
              <w:t>0.45</w:t>
            </w:r>
          </w:p>
        </w:tc>
      </w:tr>
      <w:tr w:rsidR="00220ADA" w14:paraId="6F3EF602" w14:textId="77777777" w:rsidTr="00EC6C02">
        <w:tc>
          <w:tcPr>
            <w:tcW w:w="1273" w:type="dxa"/>
          </w:tcPr>
          <w:p w14:paraId="3173AB2A" w14:textId="77777777" w:rsidR="00220ADA" w:rsidRDefault="00220ADA" w:rsidP="00EC6C02">
            <w:pPr>
              <w:ind w:firstLine="0"/>
            </w:pPr>
            <w:r>
              <w:t>Bal hátsó</w:t>
            </w:r>
          </w:p>
        </w:tc>
        <w:tc>
          <w:tcPr>
            <w:tcW w:w="1032" w:type="dxa"/>
          </w:tcPr>
          <w:p w14:paraId="3D7A2A19" w14:textId="77777777" w:rsidR="00220ADA" w:rsidRDefault="00220ADA" w:rsidP="00EC6C02">
            <w:pPr>
              <w:ind w:firstLine="0"/>
              <w:jc w:val="center"/>
            </w:pPr>
            <w:r>
              <w:t>-5.2462</w:t>
            </w:r>
          </w:p>
        </w:tc>
        <w:tc>
          <w:tcPr>
            <w:tcW w:w="1032" w:type="dxa"/>
          </w:tcPr>
          <w:p w14:paraId="12ADD1A2" w14:textId="77777777" w:rsidR="00220ADA" w:rsidRDefault="00220ADA" w:rsidP="00EC6C02">
            <w:pPr>
              <w:ind w:firstLine="0"/>
              <w:jc w:val="center"/>
            </w:pPr>
            <w:r>
              <w:t>1.285</w:t>
            </w:r>
          </w:p>
        </w:tc>
        <w:tc>
          <w:tcPr>
            <w:tcW w:w="1033" w:type="dxa"/>
          </w:tcPr>
          <w:p w14:paraId="314FF172" w14:textId="77777777" w:rsidR="00220ADA" w:rsidRDefault="00220ADA" w:rsidP="00EC6C02">
            <w:pPr>
              <w:ind w:firstLine="0"/>
              <w:jc w:val="center"/>
            </w:pPr>
            <w:r>
              <w:t>-7.4962</w:t>
            </w:r>
          </w:p>
        </w:tc>
        <w:tc>
          <w:tcPr>
            <w:tcW w:w="1032" w:type="dxa"/>
          </w:tcPr>
          <w:p w14:paraId="62EE61BA" w14:textId="77777777" w:rsidR="00220ADA" w:rsidRDefault="00220ADA" w:rsidP="00EC6C02">
            <w:pPr>
              <w:ind w:firstLine="0"/>
              <w:jc w:val="center"/>
            </w:pPr>
            <w:r>
              <w:t>3.22</w:t>
            </w:r>
          </w:p>
        </w:tc>
        <w:tc>
          <w:tcPr>
            <w:tcW w:w="975" w:type="dxa"/>
          </w:tcPr>
          <w:p w14:paraId="6E280910" w14:textId="77777777" w:rsidR="00220ADA" w:rsidRDefault="00220ADA" w:rsidP="00EC6C02">
            <w:pPr>
              <w:ind w:firstLine="0"/>
              <w:jc w:val="center"/>
            </w:pPr>
            <w:r>
              <w:t>7.5</w:t>
            </w:r>
          </w:p>
        </w:tc>
        <w:tc>
          <w:tcPr>
            <w:tcW w:w="1032" w:type="dxa"/>
          </w:tcPr>
          <w:p w14:paraId="10F0AB9E" w14:textId="77777777" w:rsidR="00220ADA" w:rsidRDefault="00220ADA" w:rsidP="00EC6C02">
            <w:pPr>
              <w:ind w:firstLine="0"/>
              <w:jc w:val="center"/>
            </w:pPr>
            <w:r>
              <w:t>10.7593</w:t>
            </w:r>
          </w:p>
        </w:tc>
        <w:tc>
          <w:tcPr>
            <w:tcW w:w="1089" w:type="dxa"/>
          </w:tcPr>
          <w:p w14:paraId="7BF48929" w14:textId="77777777" w:rsidR="00220ADA" w:rsidRDefault="00220ADA" w:rsidP="00EC6C02">
            <w:pPr>
              <w:keepNext/>
              <w:ind w:firstLine="0"/>
              <w:jc w:val="center"/>
            </w:pPr>
            <w:r>
              <w:t>-0.45</w:t>
            </w:r>
          </w:p>
        </w:tc>
      </w:tr>
    </w:tbl>
    <w:bookmarkStart w:id="51" w:name="_Ref103723704"/>
    <w:p w14:paraId="7666E773" w14:textId="73FF7FEA" w:rsidR="00220ADA" w:rsidRDefault="003C078C" w:rsidP="00220ADA">
      <w:pPr>
        <w:pStyle w:val="Kpalrs"/>
      </w:pPr>
      <w:r>
        <w:fldChar w:fldCharType="begin"/>
      </w:r>
      <w:r>
        <w:instrText xml:space="preserve"> SEQ táblázat \* ARABIC </w:instrText>
      </w:r>
      <w:r>
        <w:fldChar w:fldCharType="separate"/>
      </w:r>
      <w:r w:rsidR="002C14BC">
        <w:rPr>
          <w:noProof/>
        </w:rPr>
        <w:t>1</w:t>
      </w:r>
      <w:r>
        <w:fldChar w:fldCharType="end"/>
      </w:r>
      <w:r w:rsidR="00220ADA">
        <w:t>. táblázat</w:t>
      </w:r>
      <w:bookmarkEnd w:id="51"/>
      <w:r w:rsidR="00220ADA">
        <w:t>: A robot lábaihoz tartozó mechanikai paraméterek</w:t>
      </w:r>
    </w:p>
    <w:p w14:paraId="620F1B08" w14:textId="081D5663" w:rsidR="00B3587D" w:rsidRPr="0055747B" w:rsidRDefault="00B3587D" w:rsidP="0011376A">
      <w:r>
        <w:t xml:space="preserve">A geometriai modell az </w:t>
      </w:r>
      <w:r>
        <w:fldChar w:fldCharType="begin"/>
      </w:r>
      <w:r>
        <w:instrText xml:space="preserve"> REF _Ref103723704 \h </w:instrText>
      </w:r>
      <w:r>
        <w:fldChar w:fldCharType="separate"/>
      </w:r>
      <w:r w:rsidR="002C14BC">
        <w:rPr>
          <w:noProof/>
        </w:rPr>
        <w:t>1</w:t>
      </w:r>
      <w:r w:rsidR="002C14BC">
        <w:t>. táblázat</w:t>
      </w:r>
      <w:r>
        <w:fldChar w:fldCharType="end"/>
      </w:r>
      <w:r>
        <w:t>ban szereplő paraméterek alapján eltolásokból és forgási pontokból épül fel</w:t>
      </w:r>
      <w:r w:rsidR="003E6408">
        <w:t xml:space="preserve">, ezt </w:t>
      </w:r>
      <w:r w:rsidR="00A878AD">
        <w:t xml:space="preserve">a továbbiakban a </w:t>
      </w:r>
      <w:r w:rsidR="00A878AD">
        <w:fldChar w:fldCharType="begin"/>
      </w:r>
      <w:r w:rsidR="00A878AD">
        <w:instrText xml:space="preserve"> REF _Ref103973217 \h </w:instrText>
      </w:r>
      <w:r w:rsidR="00A878AD">
        <w:fldChar w:fldCharType="separate"/>
      </w:r>
      <w:r w:rsidR="002C14BC">
        <w:rPr>
          <w:noProof/>
        </w:rPr>
        <w:t>5</w:t>
      </w:r>
      <w:r w:rsidR="002C14BC">
        <w:t>. ábra</w:t>
      </w:r>
      <w:r w:rsidR="00A878AD">
        <w:fldChar w:fldCharType="end"/>
      </w:r>
      <w:r w:rsidR="00A878AD">
        <w:t xml:space="preserve"> valamint az </w:t>
      </w:r>
      <w:r w:rsidR="00A878AD">
        <w:fldChar w:fldCharType="begin"/>
      </w:r>
      <w:r w:rsidR="00A878AD">
        <w:instrText xml:space="preserve"> REF _Ref103973225 \h </w:instrText>
      </w:r>
      <w:r w:rsidR="00A878AD">
        <w:fldChar w:fldCharType="separate"/>
      </w:r>
      <w:r w:rsidR="002C14BC">
        <w:rPr>
          <w:noProof/>
        </w:rPr>
        <w:t>6</w:t>
      </w:r>
      <w:r w:rsidR="002C14BC">
        <w:t>. ábra</w:t>
      </w:r>
      <w:r w:rsidR="00A878AD">
        <w:fldChar w:fldCharType="end"/>
      </w:r>
      <w:r w:rsidR="00A878AD">
        <w:t xml:space="preserve"> alapján részletezem.</w:t>
      </w:r>
      <w:r w:rsidR="003E6408">
        <w:t xml:space="preserve"> A</w:t>
      </w:r>
      <w:r>
        <w:t xml:space="preserve"> d</w:t>
      </w:r>
      <w:r w:rsidRPr="00ED0419">
        <w:rPr>
          <w:vertAlign w:val="subscript"/>
        </w:rPr>
        <w:t>z</w:t>
      </w:r>
      <w:r>
        <w:t>, d</w:t>
      </w:r>
      <w:r w:rsidRPr="00ED0419">
        <w:rPr>
          <w:vertAlign w:val="subscript"/>
        </w:rPr>
        <w:t>x</w:t>
      </w:r>
      <w:r>
        <w:t>, d</w:t>
      </w:r>
      <w:r w:rsidRPr="00ED0419">
        <w:rPr>
          <w:vertAlign w:val="subscript"/>
        </w:rPr>
        <w:t>y</w:t>
      </w:r>
      <w:r>
        <w:t xml:space="preserve"> paraméterek a teljes lábat transzformálják annak első forgási pontjába. Innen a láb további részeit az első motor szöge forgatja, majd a d</w:t>
      </w:r>
      <w:r w:rsidRPr="004F382F">
        <w:rPr>
          <w:vertAlign w:val="subscript"/>
        </w:rPr>
        <w:t>1</w:t>
      </w:r>
      <w:r>
        <w:t xml:space="preserve"> tovább tolja. A második csukó forgatása után a d</w:t>
      </w:r>
      <w:r w:rsidRPr="00AE175C">
        <w:rPr>
          <w:vertAlign w:val="subscript"/>
        </w:rPr>
        <w:t>2</w:t>
      </w:r>
      <w:r>
        <w:t xml:space="preserve"> paraméter tolja tovább a harmadik csuklóba a láb végpontját, majd a d</w:t>
      </w:r>
      <w:r w:rsidRPr="00AE175C">
        <w:rPr>
          <w:vertAlign w:val="subscript"/>
        </w:rPr>
        <w:t>3</w:t>
      </w:r>
      <w:r>
        <w:t xml:space="preserve"> és d</w:t>
      </w:r>
      <w:r w:rsidRPr="00AE175C">
        <w:rPr>
          <w:vertAlign w:val="subscript"/>
        </w:rPr>
        <w:t>3</w:t>
      </w:r>
      <w:r>
        <w:t>x által eltolt pont adja meg a robot láb végpontjának tényleges pozícióját. Ezzel meghatározható a láb előrefele számolt geometriai egyenlete, melyet Babits Mátyás jegyzetéből</w:t>
      </w:r>
      <w:sdt>
        <w:sdtPr>
          <w:id w:val="87126647"/>
          <w:citation/>
        </w:sdtPr>
        <w:sdtEndPr/>
        <w:sdtContent>
          <w:r>
            <w:fldChar w:fldCharType="begin"/>
          </w:r>
          <w:r>
            <w:instrText xml:space="preserve">CITATION Bab \l 1038 </w:instrText>
          </w:r>
          <w:r>
            <w:fldChar w:fldCharType="separate"/>
          </w:r>
          <w:r w:rsidR="002C14BC">
            <w:rPr>
              <w:noProof/>
            </w:rPr>
            <w:t xml:space="preserve"> [10]</w:t>
          </w:r>
          <w:r>
            <w:fldChar w:fldCharType="end"/>
          </w:r>
        </w:sdtContent>
      </w:sdt>
      <w:r>
        <w:t xml:space="preserve"> emeltem át a</w:t>
      </w:r>
      <w:r w:rsidR="0011376A">
        <w:t xml:space="preserve"> </w:t>
      </w:r>
      <w:r w:rsidR="0011376A">
        <w:fldChar w:fldCharType="begin"/>
      </w:r>
      <w:r w:rsidR="0011376A">
        <w:instrText xml:space="preserve"> REF _Ref104453466 \h </w:instrText>
      </w:r>
      <w:r w:rsidR="0011376A">
        <w:fldChar w:fldCharType="separate"/>
      </w:r>
      <w:r w:rsidR="002C14BC">
        <w:t>(</w:t>
      </w:r>
      <w:r w:rsidR="002C14BC">
        <w:rPr>
          <w:noProof/>
        </w:rPr>
        <w:t>2</w:t>
      </w:r>
      <w:r w:rsidR="002C14BC">
        <w:t>.</w:t>
      </w:r>
      <w:r w:rsidR="002C14BC">
        <w:rPr>
          <w:noProof/>
        </w:rPr>
        <w:t>1</w:t>
      </w:r>
      <w:r w:rsidR="002C14BC">
        <w:t>)</w:t>
      </w:r>
      <w:r w:rsidR="0011376A">
        <w:fldChar w:fldCharType="end"/>
      </w:r>
      <w:r>
        <w:t xml:space="preserve"> egyenlettel együtt, ami pedig mátrix szorzásokkal hűen leírja a fent említett eltolásokat és forgatásokat. Az egyenletben lévő C</w:t>
      </w:r>
      <w:r>
        <w:rPr>
          <w:vertAlign w:val="subscript"/>
        </w:rPr>
        <w:t xml:space="preserve">i </w:t>
      </w:r>
      <w:r>
        <w:t>és S</w:t>
      </w:r>
      <w:r>
        <w:rPr>
          <w:vertAlign w:val="subscript"/>
        </w:rPr>
        <w:t>i</w:t>
      </w:r>
      <w:r>
        <w:t xml:space="preserve"> paraméterek koszinusz és szinusz műveleteknek felelnek meg.</w:t>
      </w:r>
    </w:p>
    <w:bookmarkStart w:id="52" w:name="_Ref103976251"/>
    <w:p w14:paraId="01D8F18B" w14:textId="77777777" w:rsidR="00ED366D" w:rsidRDefault="00F17695" w:rsidP="00ED366D">
      <w:pPr>
        <w:keepNext/>
      </w:pPr>
      <m:oMathPara>
        <m:oMathParaPr>
          <m:jc m:val="center"/>
        </m:oMathPara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x</m:t>
                        </m:r>
                      </m:sub>
                    </m:sSub>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y</m:t>
                        </m:r>
                      </m:sub>
                    </m:sSub>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z</m:t>
                        </m:r>
                      </m:sub>
                    </m:sSub>
                    <m:ctrlPr>
                      <w:rPr>
                        <w:rFonts w:ascii="Cambria Math" w:eastAsia="Cambria Math" w:hAnsi="Cambria Math" w:cs="Cambria Math"/>
                        <w:i/>
                      </w:rPr>
                    </m:ctrlPr>
                  </m:e>
                </m:mr>
                <m:mr>
                  <m:e>
                    <m:r>
                      <w:rPr>
                        <w:rFonts w:ascii="Cambria Math" w:eastAsia="Cambria Math" w:hAnsi="Cambria Math" w:cs="Cambria Math"/>
                      </w:rPr>
                      <m:t>0</m:t>
                    </m:r>
                    <w:commentRangeStart w:id="53"/>
                    <w:commentRangeEnd w:id="53"/>
                    <m:r>
                      <m:rPr>
                        <m:sty m:val="p"/>
                      </m:rPr>
                      <w:rPr>
                        <w:rStyle w:val="Jegyzethivatkozs"/>
                      </w:rPr>
                      <w:commentReference w:id="53"/>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e>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1</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1</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2</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2</m:t>
                        </m:r>
                      </m:sub>
                    </m:sSub>
                  </m:e>
                  <m:e>
                    <m:sSub>
                      <m:sSubPr>
                        <m:ctrlPr>
                          <w:rPr>
                            <w:rFonts w:ascii="Cambria Math" w:hAnsi="Cambria Math"/>
                            <w:i/>
                          </w:rPr>
                        </m:ctrlPr>
                      </m:sSubPr>
                      <m:e>
                        <m:r>
                          <w:rPr>
                            <w:rFonts w:ascii="Cambria Math" w:hAnsi="Cambria Math"/>
                          </w:rPr>
                          <m:t>C</m:t>
                        </m:r>
                      </m:e>
                      <m:sub>
                        <m:r>
                          <w:rPr>
                            <w:rFonts w:ascii="Cambria Math" w:hAnsi="Cambria Math"/>
                          </w:rPr>
                          <m:t>2</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r>
            <m:rPr>
              <m:sty m:val="p"/>
            </m:rPr>
            <w:rPr>
              <w:rFonts w:ascii="Cambria Math" w:hAnsi="Cambria Math"/>
            </w:rPr>
            <w:br/>
          </m:r>
        </m:oMath>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C</m:t>
                        </m:r>
                      </m:e>
                      <m:sub>
                        <m:r>
                          <w:rPr>
                            <w:rFonts w:ascii="Cambria Math" w:hAnsi="Cambria Math"/>
                          </w:rPr>
                          <m:t>3</m:t>
                        </m:r>
                      </m:sub>
                    </m:sSub>
                  </m:e>
                  <m:e>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3</m:t>
                        </m:r>
                      </m:sub>
                    </m:sSub>
                  </m:e>
                  <m:e>
                    <m:r>
                      <w:rPr>
                        <w:rFonts w:ascii="Cambria Math" w:hAnsi="Cambria Math"/>
                      </w:rPr>
                      <m:t>0</m:t>
                    </m:r>
                    <m:ctrlPr>
                      <w:rPr>
                        <w:rFonts w:ascii="Cambria Math" w:eastAsia="Cambria Math" w:hAnsi="Cambria Math" w:cs="Cambria Math"/>
                        <w:i/>
                      </w:rPr>
                    </m:ctrlPr>
                  </m:e>
                </m:mr>
                <m:mr>
                  <m:e>
                    <m:r>
                      <w:rPr>
                        <w:rFonts w:ascii="Cambria Math" w:hAnsi="Cambria Math"/>
                      </w:rPr>
                      <m:t>0</m:t>
                    </m:r>
                  </m:e>
                  <m:e>
                    <m:sSub>
                      <m:sSubPr>
                        <m:ctrlPr>
                          <w:rPr>
                            <w:rFonts w:ascii="Cambria Math" w:hAnsi="Cambria Math"/>
                            <w:i/>
                          </w:rPr>
                        </m:ctrlPr>
                      </m:sSubPr>
                      <m:e>
                        <m:r>
                          <w:rPr>
                            <w:rFonts w:ascii="Cambria Math" w:hAnsi="Cambria Math"/>
                          </w:rPr>
                          <m:t>S</m:t>
                        </m:r>
                      </m:e>
                      <m:sub>
                        <m:r>
                          <w:rPr>
                            <w:rFonts w:ascii="Cambria Math" w:hAnsi="Cambria Math"/>
                          </w:rPr>
                          <m:t>3</m:t>
                        </m:r>
                      </m:sub>
                    </m:sSub>
                  </m:e>
                  <m:e>
                    <m:sSub>
                      <m:sSubPr>
                        <m:ctrlPr>
                          <w:rPr>
                            <w:rFonts w:ascii="Cambria Math" w:hAnsi="Cambria Math"/>
                            <w:i/>
                          </w:rPr>
                        </m:ctrlPr>
                      </m:sSubPr>
                      <m:e>
                        <m:r>
                          <w:rPr>
                            <w:rFonts w:ascii="Cambria Math" w:hAnsi="Cambria Math"/>
                          </w:rPr>
                          <m:t>C</m:t>
                        </m:r>
                      </m:e>
                      <m:sub>
                        <m:r>
                          <w:rPr>
                            <w:rFonts w:ascii="Cambria Math" w:hAnsi="Cambria Math"/>
                          </w:rPr>
                          <m:t>3</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d</m:t>
                        </m:r>
                      </m:e>
                      <m:sub>
                        <m:r>
                          <w:rPr>
                            <w:rFonts w:ascii="Cambria Math" w:hAnsi="Cambria Math"/>
                          </w:rPr>
                          <m:t>3</m:t>
                        </m:r>
                      </m:sub>
                    </m:sSub>
                    <m:r>
                      <w:rPr>
                        <w:rFonts w:ascii="Cambria Math" w:hAnsi="Cambria Math"/>
                      </w:rPr>
                      <m:t>x</m:t>
                    </m:r>
                    <m:ctrlPr>
                      <w:rPr>
                        <w:rFonts w:ascii="Cambria Math" w:eastAsia="Cambria Math" w:hAnsi="Cambria Math" w:cs="Cambria Math"/>
                        <w:i/>
                      </w:rPr>
                    </m:ctrlP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ctrlPr>
                      <w:rPr>
                        <w:rFonts w:ascii="Cambria Math" w:eastAsia="Cambria Math" w:hAnsi="Cambria Math" w:cs="Cambria Math"/>
                        <w:i/>
                      </w:rPr>
                    </m:ctrlPr>
                  </m:e>
                </m:mr>
                <m:mr>
                  <m:e>
                    <m:r>
                      <w:rPr>
                        <w:rFonts w:ascii="Cambria Math" w:hAnsi="Cambria Math"/>
                      </w:rPr>
                      <m:t>0</m:t>
                    </m:r>
                  </m:e>
                  <m:e>
                    <m:r>
                      <w:rPr>
                        <w:rFonts w:ascii="Cambria Math" w:hAnsi="Cambria Math"/>
                      </w:rPr>
                      <m:t>0</m:t>
                    </m:r>
                  </m:e>
                  <m:e>
                    <m:r>
                      <w:rPr>
                        <w:rFonts w:ascii="Cambria Math" w:hAnsi="Cambria Math"/>
                      </w:rPr>
                      <m:t>1</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3</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6DB4986C" w14:textId="0EB50522" w:rsidR="007B633D" w:rsidRDefault="00AE175C" w:rsidP="00D5403D">
      <w:pPr>
        <w:pStyle w:val="Kpalrs"/>
        <w:jc w:val="right"/>
      </w:pPr>
      <w:bookmarkStart w:id="54" w:name="_Ref104453466"/>
      <w:r>
        <w:t>(</w:t>
      </w:r>
      <w:fldSimple w:instr=" STYLEREF 1 \s ">
        <w:r w:rsidR="002C14BC">
          <w:rPr>
            <w:noProof/>
          </w:rPr>
          <w:t>2</w:t>
        </w:r>
      </w:fldSimple>
      <w:r w:rsidR="000857A9">
        <w:t>.</w:t>
      </w:r>
      <w:fldSimple w:instr=" SEQ ) \* ARABIC \s 1 ">
        <w:r w:rsidR="002C14BC">
          <w:rPr>
            <w:noProof/>
          </w:rPr>
          <w:t>1</w:t>
        </w:r>
      </w:fldSimple>
      <w:r w:rsidR="007B633D">
        <w:t>)</w:t>
      </w:r>
      <w:bookmarkEnd w:id="52"/>
      <w:bookmarkEnd w:id="54"/>
    </w:p>
    <w:p w14:paraId="3C605C6A" w14:textId="503F0D7F" w:rsidR="00DE10DC" w:rsidRDefault="00DE10DC" w:rsidP="00DE10DC">
      <w:r>
        <w:t xml:space="preserve">Az </w:t>
      </w:r>
      <w:r>
        <w:fldChar w:fldCharType="begin"/>
      </w:r>
      <w:r>
        <w:instrText xml:space="preserve"> REF _Ref103723704 \h </w:instrText>
      </w:r>
      <w:r>
        <w:fldChar w:fldCharType="separate"/>
      </w:r>
      <w:r w:rsidR="002C14BC">
        <w:rPr>
          <w:noProof/>
        </w:rPr>
        <w:t>1</w:t>
      </w:r>
      <w:r w:rsidR="002C14BC">
        <w:t>. táblázat</w:t>
      </w:r>
      <w:r>
        <w:fldChar w:fldCharType="end"/>
      </w:r>
      <w:r>
        <w:t xml:space="preserve"> lábanként tartalmazza azokat a paramétereket, melyeket az inverz kinematikai modell felhasznál a motorok új pozíciójának állításához </w:t>
      </w:r>
      <w:sdt>
        <w:sdtPr>
          <w:id w:val="1419440735"/>
          <w:citation/>
        </w:sdtPr>
        <w:sdtEndPr/>
        <w:sdtContent>
          <w:r>
            <w:fldChar w:fldCharType="begin"/>
          </w:r>
          <w:r>
            <w:instrText xml:space="preserve"> CITATION Bab \l 1038 </w:instrText>
          </w:r>
          <w:r>
            <w:fldChar w:fldCharType="separate"/>
          </w:r>
          <w:r w:rsidR="002C14BC">
            <w:rPr>
              <w:noProof/>
            </w:rPr>
            <w:t>[10]</w:t>
          </w:r>
          <w:r>
            <w:fldChar w:fldCharType="end"/>
          </w:r>
        </w:sdtContent>
      </w:sdt>
      <w:r w:rsidR="00B70284">
        <w:t>.</w:t>
      </w:r>
      <w:r>
        <w:t xml:space="preserve"> A robot koordinátarendszere a szokványostól eltérő módon épül fel, mivel az a robot szemszögéből határozza meg az irányokat,</w:t>
      </w:r>
      <w:r w:rsidR="006B3907">
        <w:t xml:space="preserve"> ezeket az </w:t>
      </w:r>
      <w:r w:rsidR="00220ADA">
        <w:fldChar w:fldCharType="begin"/>
      </w:r>
      <w:r w:rsidR="00220ADA">
        <w:instrText xml:space="preserve"> REF _Ref104674781 \h </w:instrText>
      </w:r>
      <w:r w:rsidR="00220ADA">
        <w:fldChar w:fldCharType="separate"/>
      </w:r>
      <w:r w:rsidR="002C14BC">
        <w:rPr>
          <w:noProof/>
        </w:rPr>
        <w:t>4</w:t>
      </w:r>
      <w:r w:rsidR="002C14BC">
        <w:t>. ábra</w:t>
      </w:r>
      <w:r w:rsidR="00220ADA">
        <w:fldChar w:fldCharType="end"/>
      </w:r>
      <w:r w:rsidR="006B3907">
        <w:t xml:space="preserve"> mutatom be.</w:t>
      </w:r>
      <w:r>
        <w:t xml:space="preserve"> </w:t>
      </w:r>
      <w:r w:rsidR="006B3907">
        <w:t>A</w:t>
      </w:r>
      <w:r>
        <w:t xml:space="preserve"> z koordinátatengely mutat előre, az x tengely pedig a z koordinátatengely irányából nézve mutat jobbra. Az előbb említett két tengely metszéspontja határozza meg a robot középpontját felülnézetből nézve. Az y tengely ebből az origóból mutat fölfelé, </w:t>
      </w:r>
      <w:r>
        <w:lastRenderedPageBreak/>
        <w:t>nullapontja pedig a robottest legalsó pontján van. Ezen analógiát követve a d</w:t>
      </w:r>
      <w:r w:rsidRPr="00A44DE0">
        <w:rPr>
          <w:vertAlign w:val="subscript"/>
        </w:rPr>
        <w:t>z</w:t>
      </w:r>
      <w:r>
        <w:t xml:space="preserve"> és d</w:t>
      </w:r>
      <w:r w:rsidRPr="00A44DE0">
        <w:rPr>
          <w:vertAlign w:val="subscript"/>
        </w:rPr>
        <w:t>x</w:t>
      </w:r>
      <w:r>
        <w:t xml:space="preserve"> paraméterek minden lábra meghatározzák az első motor tengelyét a robot testének nullapontjához képest, ezzel eltolva a teljes lábat abba a forgáspontba. A d</w:t>
      </w:r>
      <w:r w:rsidRPr="00CE42DD">
        <w:rPr>
          <w:vertAlign w:val="subscript"/>
        </w:rPr>
        <w:t>y</w:t>
      </w:r>
      <w:r>
        <w:t xml:space="preserve"> paraméter eltolja a láb kezdőpontját a második motor tengelyének magasságába, ám ez természetesen az első motorra nincs visszahatással, hiszen annak tengelye mentén történik az eltolás, viszont a második motor e tengely menti eltolását így már be lehet állítani. A d</w:t>
      </w:r>
      <w:r w:rsidRPr="00ED0419">
        <w:rPr>
          <w:vertAlign w:val="subscript"/>
        </w:rPr>
        <w:t>1</w:t>
      </w:r>
      <w:r>
        <w:t xml:space="preserve"> eltolja a második motor tengelyét sugárirányba, ezzel meghatározza az első és a második csukló tengelyei közötti távolságot. A d</w:t>
      </w:r>
      <w:r w:rsidRPr="00ED0419">
        <w:rPr>
          <w:vertAlign w:val="subscript"/>
        </w:rPr>
        <w:t>2</w:t>
      </w:r>
      <w:r>
        <w:t xml:space="preserve"> hasonló módon a harmadik motor tengelyét helyezi odébb, ezzel meghatározva a második és harmadik motor tengelyei közötti távolságot. A d</w:t>
      </w:r>
      <w:r w:rsidRPr="00ED0419">
        <w:rPr>
          <w:vertAlign w:val="subscript"/>
        </w:rPr>
        <w:t>3</w:t>
      </w:r>
      <w:r>
        <w:t xml:space="preserve"> paraméter a láb végpontja és a harmadik csukló közötti távolságot határozza meg. Végül a d</w:t>
      </w:r>
      <w:r w:rsidRPr="00ED0419">
        <w:rPr>
          <w:vertAlign w:val="subscript"/>
        </w:rPr>
        <w:t>3</w:t>
      </w:r>
      <w:r>
        <w:t>x a második és harmadik csukló tengelye mentén tolja el a láb végpontját az első motor tengelyéhez képest. Erre azért van szükség, mert a láb utolsó alkatrésze kissé eltolva érinti a földet az első forgástengelyhez képest.</w:t>
      </w:r>
    </w:p>
    <w:p w14:paraId="099F0F73" w14:textId="4D95E957" w:rsidR="00B542DA" w:rsidRPr="00705D7C" w:rsidRDefault="001D2EB3" w:rsidP="00705D7C">
      <w:pPr>
        <w:pStyle w:val="Kp"/>
      </w:pPr>
      <w:r>
        <w:rPr>
          <w:noProof/>
        </w:rPr>
        <w:drawing>
          <wp:inline distT="0" distB="0" distL="0" distR="0" wp14:anchorId="55D4A981" wp14:editId="589C756E">
            <wp:extent cx="4680000" cy="2619259"/>
            <wp:effectExtent l="0" t="0" r="6350" b="0"/>
            <wp:docPr id="37" name="Kép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55" w:name="_Ref103973217"/>
    <w:p w14:paraId="6FEA0FFF" w14:textId="69403AD9" w:rsidR="00195251" w:rsidRDefault="00B542DA" w:rsidP="00D5403D">
      <w:pPr>
        <w:pStyle w:val="Kpalrs"/>
      </w:pPr>
      <w:r>
        <w:fldChar w:fldCharType="begin"/>
      </w:r>
      <w:r>
        <w:instrText xml:space="preserve"> SEQ ábra \* ARABIC </w:instrText>
      </w:r>
      <w:r>
        <w:fldChar w:fldCharType="separate"/>
      </w:r>
      <w:r w:rsidR="00F912B5">
        <w:rPr>
          <w:noProof/>
        </w:rPr>
        <w:t>5</w:t>
      </w:r>
      <w:r>
        <w:fldChar w:fldCharType="end"/>
      </w:r>
      <w:r>
        <w:t>. ábra</w:t>
      </w:r>
      <w:bookmarkEnd w:id="55"/>
      <w:r>
        <w:t>: A robot lábának paraméterei oldalnézetből.</w:t>
      </w:r>
    </w:p>
    <w:p w14:paraId="7F80EE37" w14:textId="4CCC62E0" w:rsidR="00B542DA" w:rsidRDefault="001D2EB3" w:rsidP="00B542DA">
      <w:pPr>
        <w:pStyle w:val="Kp"/>
      </w:pPr>
      <w:r>
        <w:rPr>
          <w:noProof/>
        </w:rPr>
        <w:lastRenderedPageBreak/>
        <w:drawing>
          <wp:inline distT="0" distB="0" distL="0" distR="0" wp14:anchorId="7C788188" wp14:editId="0311F56B">
            <wp:extent cx="4680000" cy="2619259"/>
            <wp:effectExtent l="0" t="0" r="6350" b="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0" cy="2619259"/>
                    </a:xfrm>
                    <a:prstGeom prst="rect">
                      <a:avLst/>
                    </a:prstGeom>
                    <a:noFill/>
                    <a:ln>
                      <a:noFill/>
                    </a:ln>
                  </pic:spPr>
                </pic:pic>
              </a:graphicData>
            </a:graphic>
          </wp:inline>
        </w:drawing>
      </w:r>
    </w:p>
    <w:bookmarkStart w:id="56" w:name="_Ref103973225"/>
    <w:p w14:paraId="08CA835B" w14:textId="678164F3" w:rsidR="00195251" w:rsidRPr="00C972A3" w:rsidRDefault="00B542DA" w:rsidP="00D5403D">
      <w:pPr>
        <w:pStyle w:val="Kpalrs"/>
      </w:pPr>
      <w:r>
        <w:fldChar w:fldCharType="begin"/>
      </w:r>
      <w:r>
        <w:instrText xml:space="preserve"> SEQ ábra \* ARABIC </w:instrText>
      </w:r>
      <w:r>
        <w:fldChar w:fldCharType="separate"/>
      </w:r>
      <w:r w:rsidR="00F912B5">
        <w:rPr>
          <w:noProof/>
        </w:rPr>
        <w:t>6</w:t>
      </w:r>
      <w:r>
        <w:fldChar w:fldCharType="end"/>
      </w:r>
      <w:r>
        <w:t>. ábra</w:t>
      </w:r>
      <w:bookmarkEnd w:id="56"/>
      <w:r>
        <w:t>: A robot lábának paraméterei felülnézetből.</w:t>
      </w:r>
    </w:p>
    <w:p w14:paraId="6CBA0EF6" w14:textId="2B9EEC50" w:rsidR="0051187E" w:rsidRPr="0051187E" w:rsidRDefault="00657C40" w:rsidP="00310B90">
      <w:pPr>
        <w:pStyle w:val="Cmsor2"/>
      </w:pPr>
      <w:bookmarkStart w:id="57" w:name="_Ref103720046"/>
      <w:bookmarkStart w:id="58" w:name="_Toc104719486"/>
      <w:r>
        <w:t>Nyomtatás</w:t>
      </w:r>
      <w:bookmarkEnd w:id="57"/>
      <w:bookmarkEnd w:id="58"/>
    </w:p>
    <w:p w14:paraId="2A69D63D" w14:textId="008FF6FC" w:rsidR="00E57202" w:rsidRDefault="00E57202" w:rsidP="00E57202">
      <w:bookmarkStart w:id="59" w:name="_Ref103973726"/>
      <w:bookmarkStart w:id="60" w:name="_Ref103973735"/>
      <w:r>
        <w:t xml:space="preserve">A robot gyártásának megkezdése előtt fontosnak tartottam pár tesztnyomtatás elvégzését, ugyanis ezen prototípust megelőzően még nem használtam műanyagba ágyazható réz menetes betétet, így az külön tesztelést igényelt, melyről a </w:t>
      </w:r>
      <w:r w:rsidRPr="009324DC">
        <w:rPr>
          <w:highlight w:val="yellow"/>
        </w:rPr>
        <w:fldChar w:fldCharType="begin"/>
      </w:r>
      <w:r w:rsidRPr="009324DC">
        <w:rPr>
          <w:highlight w:val="yellow"/>
        </w:rPr>
        <w:instrText xml:space="preserve"> REF _Ref103973735 \r \h </w:instrText>
      </w:r>
      <w:r w:rsidR="009324DC">
        <w:rPr>
          <w:highlight w:val="yellow"/>
        </w:rPr>
        <w:instrText xml:space="preserve"> \* MERGEFORMAT </w:instrText>
      </w:r>
      <w:r w:rsidRPr="009324DC">
        <w:rPr>
          <w:highlight w:val="yellow"/>
        </w:rPr>
      </w:r>
      <w:r w:rsidRPr="009324DC">
        <w:rPr>
          <w:highlight w:val="yellow"/>
        </w:rPr>
        <w:fldChar w:fldCharType="separate"/>
      </w:r>
      <w:r w:rsidR="002C14BC">
        <w:rPr>
          <w:highlight w:val="yellow"/>
        </w:rPr>
        <w:t>0</w:t>
      </w:r>
      <w:r w:rsidRPr="009324DC">
        <w:rPr>
          <w:highlight w:val="yellow"/>
        </w:rPr>
        <w:fldChar w:fldCharType="end"/>
      </w:r>
      <w:r>
        <w:t xml:space="preserve"> pontban számolok be részletesebben. Továbbá leteszteltem egy teljes láb összeszerelését is, melyet a </w:t>
      </w:r>
      <w:r>
        <w:fldChar w:fldCharType="begin"/>
      </w:r>
      <w:r>
        <w:instrText xml:space="preserve"> REF _Ref103990309 \r \h </w:instrText>
      </w:r>
      <w:r>
        <w:fldChar w:fldCharType="separate"/>
      </w:r>
      <w:r w:rsidR="002C14BC">
        <w:t>0</w:t>
      </w:r>
      <w:r>
        <w:fldChar w:fldCharType="end"/>
      </w:r>
      <w:r>
        <w:t xml:space="preserve"> pontban ismertetek.</w:t>
      </w:r>
    </w:p>
    <w:p w14:paraId="32735204" w14:textId="39F867DC" w:rsidR="00A4759A" w:rsidRDefault="00A4759A" w:rsidP="00A4759A">
      <w:pPr>
        <w:pStyle w:val="Cmsor3"/>
      </w:pPr>
      <w:bookmarkStart w:id="61" w:name="_Toc104719487"/>
      <w:r>
        <w:t>Csavarok</w:t>
      </w:r>
      <w:r w:rsidR="00E93191">
        <w:t>, betétek</w:t>
      </w:r>
      <w:r>
        <w:t xml:space="preserve"> tesztelése</w:t>
      </w:r>
      <w:bookmarkEnd w:id="59"/>
      <w:bookmarkEnd w:id="60"/>
      <w:bookmarkEnd w:id="61"/>
    </w:p>
    <w:p w14:paraId="10AD29A8" w14:textId="7B593364" w:rsidR="00E57202" w:rsidRDefault="00E57202" w:rsidP="00E57202">
      <w:r>
        <w:t xml:space="preserve">A menetes betétek, valamint minden egyéb csavar tesztelése érdekében létrehoztam egy egyszerű tesztelési panelt, melyen tizedmilliméter átmérő különbségű furatok vannak. Így a végleges tervre olyan átmérőjű furatok kerülnek, melyekbe a legjobban illeszkednek a betétek és egyéb csavarok. A </w:t>
      </w:r>
      <w:r>
        <w:fldChar w:fldCharType="begin"/>
      </w:r>
      <w:r>
        <w:instrText xml:space="preserve"> REF _Ref103974387 \h </w:instrText>
      </w:r>
      <w:r>
        <w:fldChar w:fldCharType="separate"/>
      </w:r>
      <w:r w:rsidR="002C14BC">
        <w:rPr>
          <w:noProof/>
        </w:rPr>
        <w:t>7</w:t>
      </w:r>
      <w:r w:rsidR="002C14BC">
        <w:t>. ábra</w:t>
      </w:r>
      <w:r>
        <w:fldChar w:fldCharType="end"/>
      </w:r>
      <w:r>
        <w:t xml:space="preserve"> segítségével mutatom be a tervezett panelt, melyen jól láthatóak a különböző méretű furatok. Minden átmérőjű furatból többet terveztem, hogy eltérő rögzítési lehetőségeket is ki tudjak próbálni.</w:t>
      </w:r>
    </w:p>
    <w:p w14:paraId="1142FD81" w14:textId="77777777" w:rsidR="00193C53" w:rsidRDefault="00193C53" w:rsidP="00213C4C">
      <w:pPr>
        <w:ind w:firstLine="0"/>
        <w:sectPr w:rsidR="00193C53" w:rsidSect="00D23BFC">
          <w:headerReference w:type="even" r:id="rId20"/>
          <w:footerReference w:type="default" r:id="rId21"/>
          <w:type w:val="continuous"/>
          <w:pgSz w:w="11907" w:h="16840" w:code="9"/>
          <w:pgMar w:top="1418" w:right="1418" w:bottom="1418" w:left="1418" w:header="709" w:footer="709" w:gutter="567"/>
          <w:cols w:space="708"/>
          <w:titlePg/>
          <w:docGrid w:linePitch="360"/>
        </w:sectPr>
      </w:pPr>
    </w:p>
    <w:p w14:paraId="0E6497BF" w14:textId="77777777" w:rsidR="00BB1409" w:rsidRDefault="00213C4C" w:rsidP="00BB1409">
      <w:pPr>
        <w:keepNext/>
        <w:ind w:firstLine="0"/>
        <w:jc w:val="center"/>
      </w:pPr>
      <w:r w:rsidRPr="000A3802">
        <w:rPr>
          <w:noProof/>
        </w:rPr>
        <w:lastRenderedPageBreak/>
        <w:drawing>
          <wp:inline distT="0" distB="0" distL="0" distR="0" wp14:anchorId="137B5CF4" wp14:editId="07F308CF">
            <wp:extent cx="2762409" cy="2880000"/>
            <wp:effectExtent l="0" t="0" r="0"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2409" cy="2880000"/>
                    </a:xfrm>
                    <a:prstGeom prst="rect">
                      <a:avLst/>
                    </a:prstGeom>
                    <a:noFill/>
                    <a:ln>
                      <a:noFill/>
                    </a:ln>
                  </pic:spPr>
                </pic:pic>
              </a:graphicData>
            </a:graphic>
          </wp:inline>
        </w:drawing>
      </w:r>
    </w:p>
    <w:bookmarkStart w:id="62" w:name="_Ref103974387"/>
    <w:p w14:paraId="4222E30E" w14:textId="7F0143D5" w:rsidR="00213C4C" w:rsidRDefault="008918E2" w:rsidP="00D5403D">
      <w:pPr>
        <w:pStyle w:val="Kpalrs"/>
      </w:pPr>
      <w:r>
        <w:fldChar w:fldCharType="begin"/>
      </w:r>
      <w:r>
        <w:instrText xml:space="preserve"> SEQ ábra \* ARABIC </w:instrText>
      </w:r>
      <w:r>
        <w:fldChar w:fldCharType="separate"/>
      </w:r>
      <w:r w:rsidR="00F912B5">
        <w:rPr>
          <w:noProof/>
        </w:rPr>
        <w:t>7</w:t>
      </w:r>
      <w:r>
        <w:rPr>
          <w:noProof/>
        </w:rPr>
        <w:fldChar w:fldCharType="end"/>
      </w:r>
      <w:r w:rsidR="00BB1409">
        <w:t>. ábra</w:t>
      </w:r>
      <w:bookmarkEnd w:id="62"/>
      <w:r w:rsidR="00BB1409">
        <w:t>: Teszt panel modellje</w:t>
      </w:r>
      <w:r w:rsidR="00731F06">
        <w:t xml:space="preserve"> </w:t>
      </w:r>
      <w:sdt>
        <w:sdtPr>
          <w:id w:val="2082557978"/>
          <w:citation/>
        </w:sdtPr>
        <w:sdtEndPr/>
        <w:sdtContent>
          <w:r w:rsidR="00731F06">
            <w:fldChar w:fldCharType="begin"/>
          </w:r>
          <w:r w:rsidR="00731F06">
            <w:instrText xml:space="preserve"> CITATION Kom21 \l 1038 </w:instrText>
          </w:r>
          <w:r w:rsidR="00731F06">
            <w:fldChar w:fldCharType="separate"/>
          </w:r>
          <w:r w:rsidR="002C14BC">
            <w:rPr>
              <w:noProof/>
            </w:rPr>
            <w:t>[1]</w:t>
          </w:r>
          <w:r w:rsidR="00731F06">
            <w:fldChar w:fldCharType="end"/>
          </w:r>
        </w:sdtContent>
      </w:sdt>
    </w:p>
    <w:p w14:paraId="12819891" w14:textId="77777777" w:rsidR="00193C53" w:rsidRDefault="00213C4C" w:rsidP="00193C53">
      <w:pPr>
        <w:keepNext/>
        <w:ind w:firstLine="0"/>
        <w:jc w:val="center"/>
      </w:pPr>
      <w:r>
        <w:rPr>
          <w:noProof/>
        </w:rPr>
        <w:drawing>
          <wp:inline distT="0" distB="0" distL="0" distR="0" wp14:anchorId="27421A8A" wp14:editId="3D609F80">
            <wp:extent cx="2880000" cy="2159491"/>
            <wp:effectExtent l="0" t="1587"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rot="16200000">
                      <a:off x="0" y="0"/>
                      <a:ext cx="2880000" cy="2159491"/>
                    </a:xfrm>
                    <a:prstGeom prst="rect">
                      <a:avLst/>
                    </a:prstGeom>
                    <a:noFill/>
                    <a:ln>
                      <a:noFill/>
                    </a:ln>
                  </pic:spPr>
                </pic:pic>
              </a:graphicData>
            </a:graphic>
          </wp:inline>
        </w:drawing>
      </w:r>
    </w:p>
    <w:bookmarkStart w:id="63" w:name="_Ref103986193"/>
    <w:p w14:paraId="1A14864B" w14:textId="72B35A72" w:rsidR="00193C53" w:rsidRDefault="008918E2" w:rsidP="00D5403D">
      <w:pPr>
        <w:pStyle w:val="Kpalrs"/>
      </w:pPr>
      <w:r>
        <w:fldChar w:fldCharType="begin"/>
      </w:r>
      <w:r>
        <w:instrText xml:space="preserve"> SEQ ábra \* ARABIC </w:instrText>
      </w:r>
      <w:r>
        <w:fldChar w:fldCharType="separate"/>
      </w:r>
      <w:r w:rsidR="00F912B5">
        <w:rPr>
          <w:noProof/>
        </w:rPr>
        <w:t>8</w:t>
      </w:r>
      <w:r>
        <w:rPr>
          <w:noProof/>
        </w:rPr>
        <w:fldChar w:fldCharType="end"/>
      </w:r>
      <w:r w:rsidR="00193C53">
        <w:t>. ábra</w:t>
      </w:r>
      <w:bookmarkEnd w:id="63"/>
      <w:r w:rsidR="00193C53">
        <w:t>: Panel a tesztelés után</w:t>
      </w:r>
      <w:r w:rsidR="007D3C53">
        <w:t>.</w:t>
      </w:r>
    </w:p>
    <w:p w14:paraId="5203F336" w14:textId="215A239A" w:rsidR="00B323F1" w:rsidRPr="00B323F1" w:rsidRDefault="00B323F1" w:rsidP="00B323F1">
      <w:pPr>
        <w:sectPr w:rsidR="00B323F1" w:rsidRPr="00B323F1" w:rsidSect="00193C53">
          <w:type w:val="continuous"/>
          <w:pgSz w:w="11907" w:h="16840" w:code="9"/>
          <w:pgMar w:top="1418" w:right="1418" w:bottom="1418" w:left="1418" w:header="709" w:footer="709" w:gutter="567"/>
          <w:cols w:num="2" w:space="708"/>
          <w:titlePg/>
          <w:docGrid w:linePitch="360"/>
        </w:sectPr>
      </w:pPr>
    </w:p>
    <w:p w14:paraId="4E421213" w14:textId="3286C792" w:rsidR="00F7620A" w:rsidRDefault="00B323F1" w:rsidP="00B323F1">
      <w:pPr>
        <w:sectPr w:rsidR="00F7620A" w:rsidSect="00D23BFC">
          <w:type w:val="continuous"/>
          <w:pgSz w:w="11907" w:h="16840" w:code="9"/>
          <w:pgMar w:top="1418" w:right="1418" w:bottom="1418" w:left="1418" w:header="709" w:footer="709" w:gutter="567"/>
          <w:cols w:space="708"/>
          <w:titlePg/>
          <w:docGrid w:linePitch="360"/>
        </w:sectPr>
      </w:pPr>
      <w:r>
        <w:t xml:space="preserve">A betétek, melyeket a robotnál használok, fogakkal rendelkeznek, és ezeknél is többféle behelyezési módszerre találtam példát. Az egyik esetben egy satu segítségével lehet belepréselni a műanyagba a rézbetétet, és a csavart ebbe fentről rögzíteni, ekkor terhelés hatására kizárólag az előbb említett fogak tartják a betétet. Ennél biztosabb megoldás a peremes betét használata, melybe a peremmel ellentétes oldalról érdemes belecsavarni a csavart. Ezen felhasználáskor a tengelyirányú terhelést a perem, a csavaró erőhatást pedig jellemzően a fogak veszik fel. Erre a technológiára a </w:t>
      </w:r>
      <w:r>
        <w:fldChar w:fldCharType="begin"/>
      </w:r>
      <w:r>
        <w:instrText xml:space="preserve"> REF _Ref103988934 \h </w:instrText>
      </w:r>
      <w:r>
        <w:fldChar w:fldCharType="separate"/>
      </w:r>
      <w:r w:rsidR="002C14BC">
        <w:rPr>
          <w:noProof/>
        </w:rPr>
        <w:t>9</w:t>
      </w:r>
      <w:r w:rsidR="002C14BC">
        <w:t>. ábra</w:t>
      </w:r>
      <w:r>
        <w:fldChar w:fldCharType="end"/>
      </w:r>
      <w:r>
        <w:t xml:space="preserve"> mutat példát. Azon a helyeken, ahol megoldható volt, én ezt alkalmaztam a rögzítésre. Egyéb esetekben a </w:t>
      </w:r>
      <w:r>
        <w:fldChar w:fldCharType="begin"/>
      </w:r>
      <w:r>
        <w:instrText xml:space="preserve"> REF _Ref103989529 \h </w:instrText>
      </w:r>
      <w:r>
        <w:fldChar w:fldCharType="separate"/>
      </w:r>
      <w:r w:rsidR="002C14BC">
        <w:rPr>
          <w:noProof/>
        </w:rPr>
        <w:t>10</w:t>
      </w:r>
      <w:r w:rsidR="002C14BC">
        <w:t>. ábra</w:t>
      </w:r>
      <w:r>
        <w:fldChar w:fldCharType="end"/>
      </w:r>
      <w:r>
        <w:t xml:space="preserve"> látható insertet használtam fel, ám én gyártástechnológiai okokból a csavart a behelyezés irányából csavartam bele. További lehetőség a betét behelyezése közben melegítés használata, melyre egy forrasztópáka alkalmas, ekkor a réz jó hővezetőképességéből adódóan a betét körüli műanyag megolvad, és a nyomtatáskor létrejött rétegrendek elmosódnak, így jobban körülölelik a betét fogait. Ezzel egy sokkal erősebb és biztosabb rögzítés készíthető, mely a tesztek során is beigazolódott. A tesztek eredményét a </w:t>
      </w:r>
      <w:r>
        <w:fldChar w:fldCharType="begin"/>
      </w:r>
      <w:r>
        <w:instrText xml:space="preserve"> REF _Ref103986193 \h </w:instrText>
      </w:r>
      <w:r>
        <w:fldChar w:fldCharType="separate"/>
      </w:r>
      <w:r w:rsidR="002C14BC">
        <w:rPr>
          <w:noProof/>
        </w:rPr>
        <w:t>8</w:t>
      </w:r>
      <w:r w:rsidR="002C14BC">
        <w:t>. ábra</w:t>
      </w:r>
      <w:r>
        <w:fldChar w:fldCharType="end"/>
      </w:r>
      <w:r>
        <w:t xml:space="preserve"> segítségével mutatom be. Azon esetekben, amikor a panel belülről tört ki és felpúposodott, ott melegítést is alkalmaztam. Itt igen látványos volt az, hogy az hordozó anyag egyben szakadt ki a betéttel együtt, és a belső réteghatárokon tört szét.</w:t>
      </w:r>
    </w:p>
    <w:p w14:paraId="1C218119" w14:textId="04E4C89C" w:rsidR="00F80D78" w:rsidRDefault="00F7620A" w:rsidP="00F7620A">
      <w:pPr>
        <w:pStyle w:val="Kp"/>
        <w:spacing w:before="0"/>
      </w:pPr>
      <w:r w:rsidRPr="00F7620A">
        <w:rPr>
          <w:noProof/>
        </w:rPr>
        <w:lastRenderedPageBreak/>
        <w:drawing>
          <wp:inline distT="0" distB="0" distL="0" distR="0" wp14:anchorId="6669D05C" wp14:editId="78CA98F2">
            <wp:extent cx="1752533" cy="1440000"/>
            <wp:effectExtent l="0" t="0" r="635" b="825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52533" cy="1440000"/>
                    </a:xfrm>
                    <a:prstGeom prst="rect">
                      <a:avLst/>
                    </a:prstGeom>
                    <a:noFill/>
                    <a:ln>
                      <a:noFill/>
                    </a:ln>
                  </pic:spPr>
                </pic:pic>
              </a:graphicData>
            </a:graphic>
          </wp:inline>
        </w:drawing>
      </w:r>
    </w:p>
    <w:bookmarkStart w:id="64" w:name="_Ref103988934"/>
    <w:p w14:paraId="3C352009" w14:textId="17E1BC5A" w:rsidR="00F80D78" w:rsidRDefault="00F80D78" w:rsidP="00D5403D">
      <w:pPr>
        <w:pStyle w:val="Kpalrs"/>
      </w:pPr>
      <w:r>
        <w:fldChar w:fldCharType="begin"/>
      </w:r>
      <w:r>
        <w:instrText xml:space="preserve"> SEQ ábra \* ARABIC </w:instrText>
      </w:r>
      <w:r>
        <w:fldChar w:fldCharType="separate"/>
      </w:r>
      <w:r w:rsidR="00F912B5">
        <w:rPr>
          <w:noProof/>
        </w:rPr>
        <w:t>9</w:t>
      </w:r>
      <w:r>
        <w:fldChar w:fldCharType="end"/>
      </w:r>
      <w:r>
        <w:t>. ábra</w:t>
      </w:r>
      <w:bookmarkEnd w:id="64"/>
      <w:r>
        <w:t xml:space="preserve">: Peremmel rendelkező insert </w:t>
      </w:r>
      <w:sdt>
        <w:sdtPr>
          <w:id w:val="-355120949"/>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1DDB28B1" w14:textId="77777777" w:rsidR="00F80D78" w:rsidRDefault="00F80D78" w:rsidP="00F7620A">
      <w:pPr>
        <w:pStyle w:val="Kp"/>
        <w:spacing w:before="0"/>
      </w:pPr>
      <w:r w:rsidRPr="00F7620A">
        <w:rPr>
          <w:noProof/>
        </w:rPr>
        <w:drawing>
          <wp:inline distT="0" distB="0" distL="0" distR="0" wp14:anchorId="70984221" wp14:editId="13E90410">
            <wp:extent cx="1767467" cy="1440000"/>
            <wp:effectExtent l="0" t="0" r="4445" b="8255"/>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67467" cy="1440000"/>
                    </a:xfrm>
                    <a:prstGeom prst="rect">
                      <a:avLst/>
                    </a:prstGeom>
                    <a:noFill/>
                    <a:ln>
                      <a:noFill/>
                    </a:ln>
                  </pic:spPr>
                </pic:pic>
              </a:graphicData>
            </a:graphic>
          </wp:inline>
        </w:drawing>
      </w:r>
    </w:p>
    <w:bookmarkStart w:id="65" w:name="_Ref103989529"/>
    <w:p w14:paraId="0DB03EF7" w14:textId="0D76095E" w:rsidR="00F80D78" w:rsidRDefault="00F80D78" w:rsidP="00D5403D">
      <w:pPr>
        <w:pStyle w:val="Kpalrs"/>
      </w:pPr>
      <w:r>
        <w:fldChar w:fldCharType="begin"/>
      </w:r>
      <w:r>
        <w:instrText xml:space="preserve"> SEQ ábra \* ARABIC </w:instrText>
      </w:r>
      <w:r>
        <w:fldChar w:fldCharType="separate"/>
      </w:r>
      <w:r w:rsidR="00F912B5">
        <w:rPr>
          <w:noProof/>
        </w:rPr>
        <w:t>10</w:t>
      </w:r>
      <w:r>
        <w:fldChar w:fldCharType="end"/>
      </w:r>
      <w:r>
        <w:t>. ábra</w:t>
      </w:r>
      <w:bookmarkEnd w:id="65"/>
      <w:r>
        <w:t xml:space="preserve">: Perem nélküli insert </w:t>
      </w:r>
      <w:sdt>
        <w:sdtPr>
          <w:id w:val="-804386363"/>
          <w:citation/>
        </w:sdtPr>
        <w:sdtEndPr/>
        <w:sdtContent>
          <w:r>
            <w:fldChar w:fldCharType="begin"/>
          </w:r>
          <w:r>
            <w:instrText xml:space="preserve"> CITATION Tap22 \l 1038 </w:instrText>
          </w:r>
          <w:r>
            <w:fldChar w:fldCharType="separate"/>
          </w:r>
          <w:r w:rsidR="002C14BC">
            <w:rPr>
              <w:noProof/>
            </w:rPr>
            <w:t>[11]</w:t>
          </w:r>
          <w:r>
            <w:fldChar w:fldCharType="end"/>
          </w:r>
        </w:sdtContent>
      </w:sdt>
    </w:p>
    <w:p w14:paraId="5F2AEDE5" w14:textId="0207B47A" w:rsidR="00D45D8C" w:rsidRDefault="00D45D8C" w:rsidP="00483BD8">
      <w:pPr>
        <w:ind w:firstLine="0"/>
        <w:sectPr w:rsidR="00D45D8C" w:rsidSect="00F80D78">
          <w:type w:val="continuous"/>
          <w:pgSz w:w="11907" w:h="16840" w:code="9"/>
          <w:pgMar w:top="1418" w:right="1418" w:bottom="1418" w:left="1418" w:header="709" w:footer="709" w:gutter="567"/>
          <w:cols w:num="2" w:space="708"/>
          <w:titlePg/>
          <w:docGrid w:linePitch="360"/>
        </w:sectPr>
      </w:pPr>
    </w:p>
    <w:p w14:paraId="69575782" w14:textId="77777777" w:rsidR="00E57EE6" w:rsidRDefault="00E57EE6" w:rsidP="00E57EE6">
      <w:bookmarkStart w:id="66" w:name="_Ref103990309"/>
      <w:r>
        <w:t>Ezt az erősebb rögzítési lehetőséget végül nem alkalmaztam a végleges megoldásban, mert a melegítés hatására túlzottan megolvadt műanyag, s így a fellépő oldalirányú erőkkel szemben nem tartotta a betétet, ezért a folyamat közben eldőlt az alkatrész.</w:t>
      </w:r>
      <w:r w:rsidRPr="00483BD8">
        <w:t xml:space="preserve"> </w:t>
      </w:r>
      <w:r>
        <w:t>Emiatt nem tudtam minden esetben biztosítani a pontos behelyezést, ráadásul a melegítés nélküli változat is megfelelő tartóerővel rendelkezett.</w:t>
      </w:r>
    </w:p>
    <w:p w14:paraId="05DADC9A" w14:textId="20AABD4A" w:rsidR="00310B90" w:rsidRDefault="00990374" w:rsidP="00310B90">
      <w:pPr>
        <w:pStyle w:val="Cmsor3"/>
      </w:pPr>
      <w:bookmarkStart w:id="67" w:name="_Toc104719488"/>
      <w:r>
        <w:t xml:space="preserve">Alkatrész </w:t>
      </w:r>
      <w:r w:rsidR="00AD75D7">
        <w:t>újra tervezés</w:t>
      </w:r>
      <w:bookmarkEnd w:id="66"/>
      <w:bookmarkEnd w:id="67"/>
    </w:p>
    <w:p w14:paraId="32F6E739" w14:textId="21561A2D" w:rsidR="00D72AF2" w:rsidRDefault="00D72AF2" w:rsidP="00D72AF2">
      <w:r>
        <w:t xml:space="preserve">A robot alkatrészeinek végleges elkészítése előtt kinyomtatásra került egy lábnyi alkatrész tesztelés céljából. A teszt alkatrészek összeszerelése során egy fő probléma lépett fel, melyre előzetesen számítottam. A lábak csuklóinak összeszerelésekor a </w:t>
      </w:r>
      <w:r>
        <w:fldChar w:fldCharType="begin"/>
      </w:r>
      <w:r>
        <w:instrText xml:space="preserve"> REF _Ref103802165 \h </w:instrText>
      </w:r>
      <w:r>
        <w:fldChar w:fldCharType="separate"/>
      </w:r>
      <w:r w:rsidR="002C14BC">
        <w:rPr>
          <w:noProof/>
        </w:rPr>
        <w:t>11</w:t>
      </w:r>
      <w:r w:rsidR="002C14BC">
        <w:t>. ábra</w:t>
      </w:r>
      <w:r>
        <w:fldChar w:fldCharType="end"/>
      </w:r>
      <w:r>
        <w:t xml:space="preserve"> által bemutatott elem két szárát túlzottan szét kellet feszíteni. A végleges tervnél a képen is látható bevágásokat alkalmaztam az összeszerelés megkönnyítése érdekében. A bevágás mellett megnagyobbítottam a távolságot a két szár között, ezzel is elősegítve az összeszerelést, ez így nem visz tengelyirányú mozgást a csuklóba, mert a szervokarok felhelyezésekor csupán az egyik oldalra húzza magát a csuklót.</w:t>
      </w:r>
    </w:p>
    <w:p w14:paraId="59439F04" w14:textId="77777777" w:rsidR="00184A77" w:rsidRDefault="00184A77" w:rsidP="00184A77">
      <w:pPr>
        <w:pStyle w:val="Kp"/>
      </w:pPr>
      <w:r>
        <w:rPr>
          <w:noProof/>
        </w:rPr>
        <w:drawing>
          <wp:inline distT="0" distB="0" distL="0" distR="0" wp14:anchorId="4F6EBC6F" wp14:editId="67707B9C">
            <wp:extent cx="4094284" cy="2691479"/>
            <wp:effectExtent l="0" t="0" r="1905" b="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94284" cy="2691479"/>
                    </a:xfrm>
                    <a:prstGeom prst="rect">
                      <a:avLst/>
                    </a:prstGeom>
                    <a:noFill/>
                    <a:ln>
                      <a:noFill/>
                    </a:ln>
                  </pic:spPr>
                </pic:pic>
              </a:graphicData>
            </a:graphic>
          </wp:inline>
        </w:drawing>
      </w:r>
    </w:p>
    <w:bookmarkStart w:id="68" w:name="_Ref103802165"/>
    <w:p w14:paraId="1085BAD1" w14:textId="1EF97556" w:rsidR="006776AF" w:rsidRDefault="00184A77" w:rsidP="00D5403D">
      <w:pPr>
        <w:pStyle w:val="Kpalrs"/>
      </w:pPr>
      <w:r>
        <w:fldChar w:fldCharType="begin"/>
      </w:r>
      <w:r>
        <w:instrText xml:space="preserve"> SEQ ábra \* ARABIC </w:instrText>
      </w:r>
      <w:r>
        <w:fldChar w:fldCharType="separate"/>
      </w:r>
      <w:r w:rsidR="00F912B5">
        <w:rPr>
          <w:noProof/>
        </w:rPr>
        <w:t>11</w:t>
      </w:r>
      <w:r>
        <w:fldChar w:fldCharType="end"/>
      </w:r>
      <w:r>
        <w:t>. ábra</w:t>
      </w:r>
      <w:bookmarkEnd w:id="68"/>
      <w:r>
        <w:t>: A könnyebb összeszerelhetőség kedvéért bevágás a robot csuklóin.</w:t>
      </w:r>
    </w:p>
    <w:p w14:paraId="78803935" w14:textId="0AB427F3" w:rsidR="00135F87" w:rsidRDefault="00135F87" w:rsidP="00135F87">
      <w:pPr>
        <w:pStyle w:val="Cmsor2"/>
      </w:pPr>
      <w:bookmarkStart w:id="69" w:name="_Toc104719489"/>
      <w:r>
        <w:lastRenderedPageBreak/>
        <w:t>A fizikai robot megvalósításának értékelése</w:t>
      </w:r>
      <w:bookmarkEnd w:id="69"/>
    </w:p>
    <w:p w14:paraId="7EB1F7AB" w14:textId="56BA163C" w:rsidR="00C4050D" w:rsidRPr="00135F87" w:rsidRDefault="00135F87" w:rsidP="00C4050D">
      <w:r>
        <w:t xml:space="preserve">A robot összeszerelése kifejezetten problémamentes volt. Az előzetes tesztelések meghozták eredményüket, minden alkatrész pontosan összeillett egymással, együtt egy erős vázat alkotva. A csuklókban minimális </w:t>
      </w:r>
      <w:r w:rsidR="000D71A8">
        <w:t>holtjátékot tapasztaltam</w:t>
      </w:r>
      <w:r>
        <w:t>,</w:t>
      </w:r>
      <w:r w:rsidR="000D71A8">
        <w:t xml:space="preserve"> ezen</w:t>
      </w:r>
      <w:r>
        <w:t xml:space="preserve"> talán már csak a csapágy használata segít</w:t>
      </w:r>
      <w:r w:rsidR="000D71A8">
        <w:t>ett volna. A réz betétek egytől-egyig tökéletesen működtek</w:t>
      </w:r>
      <w:r w:rsidR="003C23FA">
        <w:t>, a robot könnyedén szétszerelhetővé vált tőlük, melyet alkalmaznom is kellett, mikor az egyik motor tönkrement. Azonban, ha újra tervezn</w:t>
      </w:r>
      <w:r w:rsidR="002D43C1">
        <w:t>ém a robot vázát</w:t>
      </w:r>
      <w:r w:rsidR="00CC2432">
        <w:t>, valószínűleg kissé máshogy kezdenék neki. A robot jelenleg fölöslegesen tartalmazza az ötödik, hatodik lábhoz tartozó rögzítési pontokat, ez növelte a robot tömegét és nagyította a fő elem méretét.</w:t>
      </w:r>
      <w:r w:rsidR="00C4050D">
        <w:t xml:space="preserve"> Jelenleg elég távlati célkitűzésnek tűnik a további két láb használata, mert teljesen új</w:t>
      </w:r>
      <w:r w:rsidR="0092502A">
        <w:t xml:space="preserve"> </w:t>
      </w:r>
      <w:r w:rsidR="00316047">
        <w:t>mikrokontrollert</w:t>
      </w:r>
      <w:r w:rsidR="0092502A">
        <w:t xml:space="preserve"> is kellene használni hozzá.</w:t>
      </w:r>
      <w:r w:rsidR="00CC2432">
        <w:t xml:space="preserve"> Az akkumulátor elhelyezésén is változtatnék, jelen</w:t>
      </w:r>
      <w:r w:rsidR="000B18EE">
        <w:t xml:space="preserve"> helyzetében</w:t>
      </w:r>
      <w:r w:rsidR="00CC2432">
        <w:t xml:space="preserve"> túl</w:t>
      </w:r>
      <w:r w:rsidR="00C4050D">
        <w:t>zottan hátulra helyeződik a tömegközéppontja a robotnak miatta.</w:t>
      </w:r>
    </w:p>
    <w:p w14:paraId="1D4AE035" w14:textId="6B7D0DB9" w:rsidR="004E1053" w:rsidRDefault="00484E45" w:rsidP="004E1053">
      <w:pPr>
        <w:pStyle w:val="Cmsor1"/>
      </w:pPr>
      <w:bookmarkStart w:id="70" w:name="_Ref104031120"/>
      <w:bookmarkStart w:id="71" w:name="_Ref104146033"/>
      <w:bookmarkStart w:id="72" w:name="_Ref104396578"/>
      <w:bookmarkStart w:id="73" w:name="_Ref104396586"/>
      <w:bookmarkStart w:id="74" w:name="_Toc104719490"/>
      <w:r>
        <w:lastRenderedPageBreak/>
        <w:t>Omnidirekcionális j</w:t>
      </w:r>
      <w:r w:rsidR="004E1053">
        <w:t>árási algoritmus</w:t>
      </w:r>
      <w:bookmarkEnd w:id="70"/>
      <w:bookmarkEnd w:id="71"/>
      <w:bookmarkEnd w:id="72"/>
      <w:bookmarkEnd w:id="73"/>
      <w:bookmarkEnd w:id="74"/>
    </w:p>
    <w:p w14:paraId="4C886454" w14:textId="534279CD" w:rsidR="00EA104E" w:rsidRDefault="00EA104E" w:rsidP="007E09C3">
      <w:r>
        <w:t>Egy négylábú robot mozgása elsőre egyszerűbbnek tűnhet, mint egy hat, vagy nyolclábúé, hiszen kevesebb láb irányítását és lépési pozícióját kell megvalósítani. Gondoljunk csak a hangyák és pókok mozgására, melyek igen kaotikusnak tűnnek, nehéz megállapítani azt, hogy hogyan mozognak. Azonban ezt kicsit jobban megvizsgálva, elsődleges becslésként kimondhatjuk</w:t>
      </w:r>
      <w:ins w:id="75" w:author="János Dusa" w:date="2022-05-29T20:13:00Z">
        <w:r w:rsidR="008B6EB3">
          <w:t xml:space="preserve"> azt</w:t>
        </w:r>
      </w:ins>
      <w:r>
        <w:t xml:space="preserve">, hogy egyensúlyozás nélküli, </w:t>
      </w:r>
      <w:commentRangeStart w:id="76"/>
      <w:r>
        <w:t xml:space="preserve">statikus </w:t>
      </w:r>
      <w:commentRangeEnd w:id="76"/>
      <w:r w:rsidR="007E09C3">
        <w:rPr>
          <w:rStyle w:val="Jegyzethivatkozs"/>
        </w:rPr>
        <w:commentReference w:id="76"/>
      </w:r>
      <w:r>
        <w:t xml:space="preserve">járás esetén azon robotok, melyeknek több mint négy lába van, stabilabb és gyorsabb mozgást tudnak megvalósítani. </w:t>
      </w:r>
      <w:commentRangeStart w:id="77"/>
      <w:r>
        <w:t xml:space="preserve">Ez abból adódik, hogy a robot stabilitásának megtartása érdekében legalább három lábának mindenféleképpen a földet kell érintenie, és a robot tömegközéppontjának is a lábak által alkotott háromszögön belül kell maradnia. </w:t>
      </w:r>
      <w:commentRangeEnd w:id="77"/>
      <w:r w:rsidR="00B27EF8">
        <w:rPr>
          <w:rStyle w:val="Jegyzethivatkozs"/>
        </w:rPr>
        <w:commentReference w:id="77"/>
      </w:r>
      <w:r>
        <w:t xml:space="preserve">Amíg egy négylábú robot a fentiek alapján egyszerre csak egy lábát tudja felemelni, addig egy hat vagy nyolc lábbal rendelkező már három, illetve négy lábat - a szimmetria megtartása érdekében - emel egyszerre a levegőbe, ezzel egy sokkal gyorsabb és stabilabb mozgást érve el. </w:t>
      </w:r>
      <w:r w:rsidR="00510D20">
        <w:t>Ezen robotok</w:t>
      </w:r>
      <w:r w:rsidR="00A9473E">
        <w:t>,</w:t>
      </w:r>
      <w:r w:rsidR="00510D20">
        <w:t xml:space="preserve"> </w:t>
      </w:r>
      <w:r w:rsidR="00A9473E">
        <w:t xml:space="preserve">a négy lábbal rendelkezőkkel szemben, </w:t>
      </w:r>
      <w:r w:rsidR="00510D20">
        <w:t>egyszerre lábaik számának</w:t>
      </w:r>
      <w:r w:rsidR="00D4150A">
        <w:t xml:space="preserve"> felét fel tudják emelni, ezért két lépés után ismétlődik</w:t>
      </w:r>
      <w:r w:rsidR="00A9473E">
        <w:t xml:space="preserve"> a mozgási algoritmus</w:t>
      </w:r>
      <w:r w:rsidR="007E09C3">
        <w:t>uk</w:t>
      </w:r>
      <w:r w:rsidR="00A9473E">
        <w:t>.</w:t>
      </w:r>
      <w:r w:rsidR="00510D20">
        <w:t xml:space="preserve"> </w:t>
      </w:r>
      <w:r>
        <w:t>A fentiek alapján sejthetjük, hogy egy négylábú statikus mozgást megvalósító algoritmus sokkal lassabb, szaggatottabb, talán egy fokkal bonyolultabb eredményhez vezet, mint egy több lábbal rendelkező esetben.</w:t>
      </w:r>
    </w:p>
    <w:p w14:paraId="51AF665E" w14:textId="4ABED732" w:rsidR="00EA104E" w:rsidRDefault="00EA104E" w:rsidP="00EA104E">
      <w:bookmarkStart w:id="78" w:name="_Ref104463270"/>
      <w:bookmarkStart w:id="79" w:name="_Ref104463290"/>
      <w:r>
        <w:t xml:space="preserve">A járási algoritmus </w:t>
      </w:r>
      <w:r w:rsidR="00A9473E">
        <w:t>újratervezésekor</w:t>
      </w:r>
      <w:r>
        <w:t xml:space="preserve"> elsődleges szempontom az volt, hogy a régi programmal ellentétben a robot ne csak egyenesen tudjon menni és a tengelye körül tudjon forogni </w:t>
      </w:r>
      <w:sdt>
        <w:sdtPr>
          <w:id w:val="-1809159568"/>
          <w:citation/>
        </w:sdtPr>
        <w:sdtEndPr/>
        <w:sdtContent>
          <w:r w:rsidR="007E09C3">
            <w:fldChar w:fldCharType="begin"/>
          </w:r>
          <w:r w:rsidR="007E09C3">
            <w:instrText xml:space="preserve"> CITATION Bab183 \l 1038 </w:instrText>
          </w:r>
          <w:r w:rsidR="007E09C3">
            <w:fldChar w:fldCharType="separate"/>
          </w:r>
          <w:r w:rsidR="002C14BC">
            <w:rPr>
              <w:noProof/>
            </w:rPr>
            <w:t>[12]</w:t>
          </w:r>
          <w:r w:rsidR="007E09C3">
            <w:fldChar w:fldCharType="end"/>
          </w:r>
        </w:sdtContent>
      </w:sdt>
      <w:r>
        <w:t>, hanem bármelyik irányba el tudjon indulni, függetlenül attól, hogy milyen</w:t>
      </w:r>
      <w:r w:rsidR="00EA1C06">
        <w:t xml:space="preserve"> a robot orientációja.</w:t>
      </w:r>
      <w:r>
        <w:t xml:space="preserve"> A robot </w:t>
      </w:r>
      <w:r w:rsidR="007E09C3">
        <w:t xml:space="preserve">modelljének </w:t>
      </w:r>
      <w:r>
        <w:t xml:space="preserve">újratervezésekor, e célt figyelembe véve, úgy alakítottam ki a tervet, hogy az a tengelyekre szimmetrikus legyen, így a robot előre és oldalra a lépéssorrenden kívül ugyanúgy tudjon lépni. Azt változtatva, hogy mennyit lépjen előre és </w:t>
      </w:r>
      <w:r w:rsidR="00F53F98">
        <w:t xml:space="preserve">mennyit </w:t>
      </w:r>
      <w:r>
        <w:t>oldalra, a robot tetszőleges irányba mozgatható úgy, hogy végig egy irányba néz, tehát ily módon mechanikailag minden irányba mozgathatóvá válik.</w:t>
      </w:r>
    </w:p>
    <w:p w14:paraId="50F7136B" w14:textId="321CCDFF" w:rsidR="00EA104E" w:rsidRDefault="00EA104E" w:rsidP="00F53F98">
      <w:r>
        <w:t>A fent említett általános mozgási algoritmus tervezésekor figyelembe vettem azt, hogy a robot ROS</w:t>
      </w:r>
      <w:r w:rsidR="00F53F98">
        <w:t xml:space="preserve"> </w:t>
      </w:r>
      <w:r>
        <w:t>környezetbe való integrálása is a céljaim között szerepel, melyre</w:t>
      </w:r>
      <w:r w:rsidR="000E7152">
        <w:t xml:space="preserve"> a </w:t>
      </w:r>
      <w:r w:rsidR="000E7152">
        <w:fldChar w:fldCharType="begin"/>
      </w:r>
      <w:r w:rsidR="000E7152">
        <w:instrText xml:space="preserve"> REF _Ref104565641 \r \h </w:instrText>
      </w:r>
      <w:r w:rsidR="001F16D1">
        <w:instrText xml:space="preserve"> \* MERGEFORMAT </w:instrText>
      </w:r>
      <w:r w:rsidR="000E7152">
        <w:fldChar w:fldCharType="separate"/>
      </w:r>
      <w:r w:rsidR="002C14BC">
        <w:rPr>
          <w:b/>
          <w:bCs/>
        </w:rPr>
        <w:t>Hiba! A hivatkozási forrás nem található.</w:t>
      </w:r>
      <w:r w:rsidR="000E7152">
        <w:fldChar w:fldCharType="end"/>
      </w:r>
      <w:r w:rsidR="000E7152">
        <w:t xml:space="preserve"> és </w:t>
      </w:r>
      <w:r w:rsidR="000E7152">
        <w:fldChar w:fldCharType="begin"/>
      </w:r>
      <w:r w:rsidR="000E7152">
        <w:instrText xml:space="preserve"> REF _Ref104565752 \r \h </w:instrText>
      </w:r>
      <w:r w:rsidR="000E7152">
        <w:fldChar w:fldCharType="separate"/>
      </w:r>
      <w:r w:rsidR="002C14BC">
        <w:t>6.3</w:t>
      </w:r>
      <w:r w:rsidR="000E7152">
        <w:fldChar w:fldCharType="end"/>
      </w:r>
      <w:r w:rsidR="000E7152">
        <w:t xml:space="preserve"> </w:t>
      </w:r>
      <w:r>
        <w:t>pont</w:t>
      </w:r>
      <w:r w:rsidR="000E7152">
        <w:t>ok</w:t>
      </w:r>
      <w:r>
        <w:t xml:space="preserve">ban térek ki részletesebben. A mozgási parancs két paramétert vár, a cél pozíció koordinátait a robot koordináta </w:t>
      </w:r>
      <w:r>
        <w:lastRenderedPageBreak/>
        <w:t>tengelyében, azaz a</w:t>
      </w:r>
      <w:r w:rsidR="00130432">
        <w:t xml:space="preserve"> </w:t>
      </w:r>
      <w:r w:rsidR="00130432" w:rsidRPr="00130432">
        <w:rPr>
          <w:rStyle w:val="Kiemels"/>
        </w:rPr>
        <w:t>v</w:t>
      </w:r>
      <w:r>
        <w:t xml:space="preserve"> elmozdulás vektort, illetve </w:t>
      </w:r>
      <w:r w:rsidR="007245F7">
        <w:t xml:space="preserve">a </w:t>
      </w:r>
      <w:del w:id="80" w:author="János Dusa" w:date="2022-05-29T20:20:00Z">
        <w:r w:rsidR="007245F7" w:rsidDel="00FA7436">
          <w:delText>robo</w:delText>
        </w:r>
      </w:del>
      <w:ins w:id="81" w:author="János Dusa" w:date="2022-05-29T20:20:00Z">
        <w:r w:rsidR="00FA7436">
          <w:t>robot</w:t>
        </w:r>
        <w:r w:rsidR="00FA7436" w:rsidRPr="00FA7436">
          <w:t xml:space="preserve"> </w:t>
        </w:r>
        <w:r w:rsidR="00FA7436" w:rsidRPr="00FA7436">
          <w:t>φ</w:t>
        </w:r>
        <w:r w:rsidR="00FA7436" w:rsidRPr="00FA7436">
          <w:t xml:space="preserve"> </w:t>
        </w:r>
      </w:ins>
      <w:del w:id="82" w:author="János Dusa" w:date="2022-05-29T20:20:00Z">
        <w:r w:rsidR="007245F7" w:rsidDel="00FA7436">
          <w:delText xml:space="preserve">t </w:delText>
        </w:r>
      </w:del>
      <w:r w:rsidR="007245F7">
        <w:t xml:space="preserve">relatív elfordulásának </w:t>
      </w:r>
      <w:r w:rsidR="00130432">
        <w:t>szögét</w:t>
      </w:r>
      <w:r>
        <w:t xml:space="preserve">. </w:t>
      </w:r>
      <w:r w:rsidR="006B1A2A">
        <w:t xml:space="preserve">Az algoritmus által várt paramétereket az </w:t>
      </w:r>
      <w:r w:rsidR="006F2576">
        <w:fldChar w:fldCharType="begin"/>
      </w:r>
      <w:r w:rsidR="006F2576">
        <w:instrText xml:space="preserve"> REF _Ref104675194 \h </w:instrText>
      </w:r>
      <w:r w:rsidR="006F2576">
        <w:fldChar w:fldCharType="separate"/>
      </w:r>
      <w:r w:rsidR="002C14BC">
        <w:rPr>
          <w:noProof/>
        </w:rPr>
        <w:t>12</w:t>
      </w:r>
      <w:r w:rsidR="002C14BC">
        <w:t>. ábra</w:t>
      </w:r>
      <w:r w:rsidR="006F2576">
        <w:fldChar w:fldCharType="end"/>
      </w:r>
      <w:r w:rsidR="006B1A2A">
        <w:t xml:space="preserve"> </w:t>
      </w:r>
      <w:ins w:id="83" w:author="János Dusa" w:date="2022-05-29T20:15:00Z">
        <w:r w:rsidR="005238AC">
          <w:t xml:space="preserve">segítségével </w:t>
        </w:r>
      </w:ins>
      <w:r w:rsidR="006B1A2A">
        <w:t xml:space="preserve">mutatom be. </w:t>
      </w:r>
      <w:commentRangeStart w:id="84"/>
      <w:commentRangeStart w:id="85"/>
      <w:r>
        <w:t>Algoritmusom több különálló részre bontható, először kiszámolja a legnagyobb láblépés távolságot, melyet a lábak elérési tartománya határol. Majd kiszámolja a lelépendő távolság és az elfordulandó szög alapján azt a lépéstávolságot, illetve elfordulás</w:t>
      </w:r>
      <w:r w:rsidR="00F7054F">
        <w:t>i szöget lépésenként</w:t>
      </w:r>
      <w:r>
        <w:t xml:space="preserve">, melyet a robot ténylegesen meg fog tenni. A tényleges lépéstávolság nem minden esetben egyenlő a maximummal, hiszen </w:t>
      </w:r>
      <w:r w:rsidR="006E1499">
        <w:t>a legtöbb esetben</w:t>
      </w:r>
      <w:r>
        <w:t xml:space="preserve"> a lelépendő távolság sem egész számú többszöröse a maximum lépéstávolságnak. A továbbiakban az algoritmus a mozgás irányának függvényében összeállítja a lábak lépésének sorrendjét, majd végül kiszámolja minden egyes lábhoz a hozzá tartozó új pozíciót.</w:t>
      </w:r>
      <w:commentRangeEnd w:id="84"/>
      <w:r>
        <w:rPr>
          <w:rStyle w:val="Jegyzethivatkozs"/>
        </w:rPr>
        <w:commentReference w:id="84"/>
      </w:r>
      <w:commentRangeEnd w:id="85"/>
      <w:r w:rsidR="00626A26">
        <w:rPr>
          <w:rStyle w:val="Jegyzethivatkozs"/>
        </w:rPr>
        <w:commentReference w:id="85"/>
      </w:r>
    </w:p>
    <w:p w14:paraId="175EEEC7" w14:textId="50F1ECD3" w:rsidR="0073293A" w:rsidRDefault="00A9473E" w:rsidP="009B27F8">
      <w:commentRangeStart w:id="86"/>
      <w:r>
        <w:t xml:space="preserve">A mozgás tervezése során elsődlegesen </w:t>
      </w:r>
      <w:r w:rsidR="0073293A">
        <w:t xml:space="preserve">megvizsgáltam a különböző omnidirekcionális mozgást leíró publikációkat, melyek ilyen fajta robotot használnak. </w:t>
      </w:r>
      <w:r w:rsidR="00727149">
        <w:t>megvizsgáltam különböző dokumentumokat, melyek a robot tengely körüli forgását tanulmányozták. A robot forgás</w:t>
      </w:r>
      <w:r w:rsidR="00B4513A">
        <w:t>át</w:t>
      </w:r>
      <w:r w:rsidR="00727149">
        <w:t xml:space="preserve"> végül egy leegyszerűsített</w:t>
      </w:r>
      <w:r w:rsidR="00B4513A">
        <w:t>,</w:t>
      </w:r>
      <w:r w:rsidR="00727149">
        <w:t xml:space="preserve"> Babits Mátyás algoritmusához hasonló</w:t>
      </w:r>
      <w:r w:rsidR="00B4513A">
        <w:t xml:space="preserve"> </w:t>
      </w:r>
      <w:sdt>
        <w:sdtPr>
          <w:id w:val="-1444916572"/>
          <w:citation/>
        </w:sdtPr>
        <w:sdtEndPr/>
        <w:sdtContent>
          <w:r w:rsidR="00B4513A">
            <w:fldChar w:fldCharType="begin"/>
          </w:r>
          <w:r w:rsidR="00B4513A">
            <w:instrText xml:space="preserve"> CITATION Bab183 \l 1038 </w:instrText>
          </w:r>
          <w:r w:rsidR="00B4513A">
            <w:fldChar w:fldCharType="separate"/>
          </w:r>
          <w:r w:rsidR="00B4513A">
            <w:rPr>
              <w:noProof/>
            </w:rPr>
            <w:t>[12]</w:t>
          </w:r>
          <w:r w:rsidR="00B4513A">
            <w:fldChar w:fldCharType="end"/>
          </w:r>
        </w:sdtContent>
      </w:sdt>
      <w:r w:rsidR="00B4513A">
        <w:t>,</w:t>
      </w:r>
      <w:r w:rsidR="00727149">
        <w:t xml:space="preserve"> megoldással kész</w:t>
      </w:r>
      <w:r w:rsidR="00B4513A">
        <w:t>ítettem</w:t>
      </w:r>
      <w:r w:rsidR="00727149">
        <w:t xml:space="preserve"> el, </w:t>
      </w:r>
      <w:del w:id="87" w:author="János Dusa" w:date="2022-05-29T20:17:00Z">
        <w:r w:rsidR="00727149" w:rsidDel="005238AC">
          <w:delText xml:space="preserve">dolgozatra </w:delText>
        </w:r>
        <w:r w:rsidR="00B4513A" w:rsidDel="005238AC">
          <w:delText>elkészítésére szánt</w:delText>
        </w:r>
      </w:del>
      <w:ins w:id="88" w:author="János Dusa" w:date="2022-05-29T20:17:00Z">
        <w:r w:rsidR="005238AC">
          <w:t>a rendelkezésemre álló</w:t>
        </w:r>
      </w:ins>
      <w:r w:rsidR="00B4513A">
        <w:t xml:space="preserve"> időkeret lejár</w:t>
      </w:r>
      <w:ins w:id="89" w:author="János Dusa" w:date="2022-05-29T20:17:00Z">
        <w:r w:rsidR="005238AC">
          <w:t>ta</w:t>
        </w:r>
      </w:ins>
      <w:del w:id="90" w:author="János Dusa" w:date="2022-05-29T20:17:00Z">
        <w:r w:rsidR="00B4513A" w:rsidDel="005238AC">
          <w:delText>ása</w:delText>
        </w:r>
      </w:del>
      <w:r w:rsidR="00B4513A">
        <w:t xml:space="preserve"> miatt. Munkám során megvizsgáltam</w:t>
      </w:r>
      <w:ins w:id="91" w:author="János Dusa" w:date="2022-05-29T20:17:00Z">
        <w:r w:rsidR="005238AC">
          <w:t xml:space="preserve"> néhány</w:t>
        </w:r>
      </w:ins>
      <w:r w:rsidR="00B4513A">
        <w:t xml:space="preserve"> kevésbé általános </w:t>
      </w:r>
      <w:del w:id="92" w:author="János Dusa" w:date="2022-05-29T20:17:00Z">
        <w:r w:rsidR="00B4513A" w:rsidDel="005238AC">
          <w:delText xml:space="preserve">publikációkat </w:delText>
        </w:r>
      </w:del>
      <w:ins w:id="93" w:author="János Dusa" w:date="2022-05-29T20:17:00Z">
        <w:r w:rsidR="005238AC">
          <w:t>publikáció</w:t>
        </w:r>
        <w:r w:rsidR="005238AC">
          <w:t>t</w:t>
        </w:r>
        <w:r w:rsidR="005238AC">
          <w:t xml:space="preserve"> </w:t>
        </w:r>
      </w:ins>
      <w:r w:rsidR="00B4513A">
        <w:t xml:space="preserve">is, például </w:t>
      </w:r>
      <w:del w:id="94" w:author="János Dusa" w:date="2022-05-29T20:18:00Z">
        <w:r w:rsidR="00B4513A" w:rsidDel="005238AC">
          <w:delText xml:space="preserve">olyat, </w:delText>
        </w:r>
      </w:del>
      <w:ins w:id="95" w:author="János Dusa" w:date="2022-05-29T20:18:00Z">
        <w:r w:rsidR="005238AC">
          <w:t>a</w:t>
        </w:r>
      </w:ins>
      <w:r w:rsidR="00B4513A">
        <w:t>mely a</w:t>
      </w:r>
      <w:ins w:id="96" w:author="János Dusa" w:date="2022-05-29T20:18:00Z">
        <w:r w:rsidR="00FA7436">
          <w:t>z</w:t>
        </w:r>
      </w:ins>
      <w:r w:rsidR="00B4513A">
        <w:t xml:space="preserve"> </w:t>
      </w:r>
      <w:r w:rsidR="009B27F8">
        <w:t>elromlott lábbal</w:t>
      </w:r>
      <w:ins w:id="97" w:author="János Dusa" w:date="2022-05-29T20:18:00Z">
        <w:r w:rsidR="00FA7436">
          <w:t>,</w:t>
        </w:r>
      </w:ins>
      <w:r w:rsidR="009B27F8">
        <w:t xml:space="preserve"> csuklóval való közlekedésről szól, illetve </w:t>
      </w:r>
      <w:del w:id="98" w:author="János Dusa" w:date="2022-05-29T20:19:00Z">
        <w:r w:rsidR="009B27F8" w:rsidDel="00FA7436">
          <w:delText xml:space="preserve">olyat </w:delText>
        </w:r>
      </w:del>
      <w:ins w:id="99" w:author="János Dusa" w:date="2022-05-29T20:19:00Z">
        <w:r w:rsidR="00FA7436">
          <w:t>a</w:t>
        </w:r>
      </w:ins>
      <w:r w:rsidR="009B27F8">
        <w:t xml:space="preserve">mely kifejezetten egyenetlen talajon való </w:t>
      </w:r>
      <w:del w:id="100" w:author="János Dusa" w:date="2022-05-29T20:19:00Z">
        <w:r w:rsidR="009B27F8" w:rsidDel="00FA7436">
          <w:delText>közlekedésről szól</w:delText>
        </w:r>
      </w:del>
      <w:ins w:id="101" w:author="János Dusa" w:date="2022-05-29T20:19:00Z">
        <w:r w:rsidR="00FA7436">
          <w:t>mozgást elemez</w:t>
        </w:r>
      </w:ins>
      <w:r w:rsidR="009B27F8">
        <w:t>.</w:t>
      </w:r>
      <w:commentRangeEnd w:id="86"/>
      <w:r w:rsidR="009B27F8">
        <w:rPr>
          <w:rStyle w:val="Jegyzethivatkozs"/>
        </w:rPr>
        <w:commentReference w:id="86"/>
      </w:r>
    </w:p>
    <w:p w14:paraId="7562DA9B" w14:textId="055D0CE7" w:rsidR="006F2576" w:rsidRDefault="00D30BDC" w:rsidP="006F2576">
      <w:pPr>
        <w:pStyle w:val="Kp"/>
      </w:pPr>
      <w:r>
        <w:rPr>
          <w:noProof/>
        </w:rPr>
        <w:lastRenderedPageBreak/>
        <w:drawing>
          <wp:inline distT="0" distB="0" distL="0" distR="0" wp14:anchorId="61F4A8E4" wp14:editId="39F723F4">
            <wp:extent cx="4680000" cy="4124233"/>
            <wp:effectExtent l="0" t="0" r="6350" b="0"/>
            <wp:docPr id="39" name="Kép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0000" cy="4124233"/>
                    </a:xfrm>
                    <a:prstGeom prst="rect">
                      <a:avLst/>
                    </a:prstGeom>
                    <a:noFill/>
                    <a:ln>
                      <a:noFill/>
                    </a:ln>
                  </pic:spPr>
                </pic:pic>
              </a:graphicData>
            </a:graphic>
          </wp:inline>
        </w:drawing>
      </w:r>
    </w:p>
    <w:bookmarkStart w:id="102" w:name="_Ref104675194"/>
    <w:p w14:paraId="03EB034E" w14:textId="585DC74D" w:rsidR="009B2ED6" w:rsidRPr="006F2576" w:rsidRDefault="006F2576" w:rsidP="006F2576">
      <w:pPr>
        <w:pStyle w:val="Kpalrs"/>
      </w:pPr>
      <w:r>
        <w:fldChar w:fldCharType="begin"/>
      </w:r>
      <w:r>
        <w:instrText xml:space="preserve"> SEQ ábra \* ARABIC </w:instrText>
      </w:r>
      <w:r>
        <w:fldChar w:fldCharType="separate"/>
      </w:r>
      <w:r w:rsidR="00F912B5">
        <w:rPr>
          <w:noProof/>
        </w:rPr>
        <w:t>12</w:t>
      </w:r>
      <w:r>
        <w:fldChar w:fldCharType="end"/>
      </w:r>
      <w:r>
        <w:t>. ábra</w:t>
      </w:r>
      <w:bookmarkEnd w:id="102"/>
      <w:r>
        <w:t xml:space="preserve">: A mozgási algoritmus bemeneti paraméterei, </w:t>
      </w:r>
      <w:r w:rsidRPr="006F2576">
        <w:rPr>
          <w:i/>
          <w:iCs/>
          <w:u w:val="single"/>
        </w:rPr>
        <w:t>v</w:t>
      </w:r>
      <w:r>
        <w:t xml:space="preserve"> vektor és </w:t>
      </w:r>
      <w:bookmarkStart w:id="103" w:name="_Hlk104748045"/>
      <w:r w:rsidRPr="006F2576">
        <w:rPr>
          <w:i/>
          <w:iCs/>
        </w:rPr>
        <w:t>φ</w:t>
      </w:r>
      <w:bookmarkEnd w:id="103"/>
      <w:r w:rsidRPr="006F2576">
        <w:t xml:space="preserve"> szög</w:t>
      </w:r>
    </w:p>
    <w:p w14:paraId="2633E6EA" w14:textId="61CE248A" w:rsidR="00FF6EDF" w:rsidRDefault="00FF6EDF" w:rsidP="00FF6EDF">
      <w:pPr>
        <w:pStyle w:val="Cmsor2"/>
      </w:pPr>
      <w:bookmarkStart w:id="104" w:name="_Toc104719491"/>
      <w:r>
        <w:t xml:space="preserve">Láb elérési </w:t>
      </w:r>
      <w:r w:rsidR="0083743D">
        <w:t>tartománya</w:t>
      </w:r>
      <w:bookmarkEnd w:id="78"/>
      <w:bookmarkEnd w:id="79"/>
      <w:bookmarkEnd w:id="104"/>
    </w:p>
    <w:p w14:paraId="1F54442B" w14:textId="60301A8D" w:rsidR="00EA104E" w:rsidRDefault="00EA104E" w:rsidP="00EA104E">
      <w:bookmarkStart w:id="105" w:name="_Az_elérési_tartomány"/>
      <w:bookmarkStart w:id="106" w:name="_Ref103162995"/>
      <w:bookmarkStart w:id="107" w:name="_Ref103164328"/>
      <w:bookmarkEnd w:id="105"/>
      <w:r>
        <w:t>A mozgási algoritmus elkészítése előtt</w:t>
      </w:r>
      <w:del w:id="108" w:author="János Dusa" w:date="2022-05-29T20:23:00Z">
        <w:r w:rsidDel="00FA7436">
          <w:delText>,</w:delText>
        </w:r>
      </w:del>
      <w:r>
        <w:t xml:space="preserve"> meg kellett vizsgálnom a robot lábainak elérési tartományát, </w:t>
      </w:r>
      <w:del w:id="109" w:author="János Dusa" w:date="2022-05-29T20:23:00Z">
        <w:r w:rsidDel="00FA7436">
          <w:delText xml:space="preserve">melyek </w:delText>
        </w:r>
      </w:del>
      <w:ins w:id="110" w:author="János Dusa" w:date="2022-05-29T20:23:00Z">
        <w:r w:rsidR="00FA7436">
          <w:t>melyet</w:t>
        </w:r>
        <w:r w:rsidR="00FA7436">
          <w:t xml:space="preserve"> </w:t>
        </w:r>
      </w:ins>
      <w:r>
        <w:t>a mechanikai kialakításuk határol. A robot egy lábának elérési tartományának nevezzük azt a területet, melyen belül a láb mechanikailag képes kinyúlni. A legtöbb ezzel a témakörrel foglalkozó cikkben egy téglalappal egyszerűsítik le a lábak elérési tartományát az egyszerűbb számolás érdekében</w:t>
      </w:r>
      <w:sdt>
        <w:sdtPr>
          <w:id w:val="-1190988352"/>
          <w:citation/>
        </w:sdtPr>
        <w:sdtEndPr/>
        <w:sdtContent>
          <w:r w:rsidR="001C0080">
            <w:fldChar w:fldCharType="begin"/>
          </w:r>
          <w:r w:rsidR="001C0080">
            <w:instrText xml:space="preserve"> CITATION Shu05 \l 1038 </w:instrText>
          </w:r>
          <w:r w:rsidR="001C0080">
            <w:fldChar w:fldCharType="separate"/>
          </w:r>
          <w:r w:rsidR="002C14BC">
            <w:rPr>
              <w:noProof/>
            </w:rPr>
            <w:t xml:space="preserve"> [13]</w:t>
          </w:r>
          <w:r w:rsidR="001C0080">
            <w:fldChar w:fldCharType="end"/>
          </w:r>
        </w:sdtContent>
      </w:sdt>
      <w:r>
        <w:t>. Az egyszerűsítést én nem alkalmaztam, mert a téglalap alakú elérési tartomány esetében a robot előre nagyobb távolságot tud lépni, mint oldalra. Számomra elsődleges cél volt a robot szimmetriájának megtartása</w:t>
      </w:r>
      <w:r w:rsidR="008D0330">
        <w:t>,</w:t>
      </w:r>
      <w:r>
        <w:t xml:space="preserve"> így a felhasználtam a teljes mechanikailag megengedett tartományt, melyet </w:t>
      </w:r>
      <w:r w:rsidRPr="00B103B2">
        <w:rPr>
          <w:highlight w:val="yellow"/>
        </w:rPr>
        <w:fldChar w:fldCharType="begin"/>
      </w:r>
      <w:r w:rsidRPr="00B103B2">
        <w:rPr>
          <w:highlight w:val="yellow"/>
        </w:rPr>
        <w:instrText xml:space="preserve"> REF _Ref103164328 \r \h </w:instrText>
      </w:r>
      <w:r w:rsidR="00B103B2">
        <w:rPr>
          <w:highlight w:val="yellow"/>
        </w:rPr>
        <w:instrText xml:space="preserve"> \* MERGEFORMAT </w:instrText>
      </w:r>
      <w:r w:rsidRPr="00B103B2">
        <w:rPr>
          <w:highlight w:val="yellow"/>
        </w:rPr>
      </w:r>
      <w:r w:rsidRPr="00B103B2">
        <w:rPr>
          <w:highlight w:val="yellow"/>
        </w:rPr>
        <w:fldChar w:fldCharType="separate"/>
      </w:r>
      <w:r w:rsidR="002C14BC">
        <w:rPr>
          <w:highlight w:val="yellow"/>
        </w:rPr>
        <w:t>0</w:t>
      </w:r>
      <w:r w:rsidRPr="00B103B2">
        <w:rPr>
          <w:highlight w:val="yellow"/>
        </w:rPr>
        <w:fldChar w:fldCharType="end"/>
      </w:r>
      <w:r>
        <w:t xml:space="preserve"> fejezetben részletezek. </w:t>
      </w:r>
      <w:commentRangeStart w:id="111"/>
      <w:r>
        <w:t xml:space="preserve">Az elérési tartomány megválasztásakor figyelembe vettem a robot lábainak számának bővítési lehetőségét is, melyre a </w:t>
      </w:r>
      <w:r>
        <w:fldChar w:fldCharType="begin"/>
      </w:r>
      <w:r>
        <w:instrText xml:space="preserve"> REF _Ref103164340 \r \h </w:instrText>
      </w:r>
      <w:r w:rsidR="00B103B2">
        <w:instrText xml:space="preserve"> \* MERGEFORMAT </w:instrText>
      </w:r>
      <w:r>
        <w:fldChar w:fldCharType="separate"/>
      </w:r>
      <w:r w:rsidR="002C14BC">
        <w:rPr>
          <w:b/>
          <w:bCs/>
        </w:rPr>
        <w:t>Hiba! A hivatkozási forrás nem található.</w:t>
      </w:r>
      <w:r>
        <w:fldChar w:fldCharType="end"/>
      </w:r>
      <w:r>
        <w:t xml:space="preserve"> fejezetben térek ki bővebben.</w:t>
      </w:r>
      <w:commentRangeEnd w:id="111"/>
      <w:r w:rsidR="008D0330">
        <w:rPr>
          <w:rStyle w:val="Jegyzethivatkozs"/>
        </w:rPr>
        <w:commentReference w:id="111"/>
      </w:r>
    </w:p>
    <w:p w14:paraId="31C6AC86" w14:textId="5630E43F" w:rsidR="00AA344F" w:rsidRDefault="00AA344F" w:rsidP="00AA344F">
      <w:pPr>
        <w:pStyle w:val="Cmsor3"/>
      </w:pPr>
      <w:bookmarkStart w:id="112" w:name="_Ref104677764"/>
      <w:bookmarkStart w:id="113" w:name="_Toc104719492"/>
      <w:r>
        <w:t>Az elérési tartomány</w:t>
      </w:r>
      <w:bookmarkEnd w:id="106"/>
      <w:bookmarkEnd w:id="107"/>
      <w:bookmarkEnd w:id="112"/>
      <w:bookmarkEnd w:id="113"/>
    </w:p>
    <w:p w14:paraId="6481D6A7" w14:textId="2A429889" w:rsidR="00EA104E" w:rsidRPr="00252E1C" w:rsidRDefault="00EA104E" w:rsidP="00EA104E">
      <w:r>
        <w:t xml:space="preserve">A továbbiakban bemutatom egy láb elérési tartományának felépítését és paramétereit, elegendő egy tartományt részleteznem, mert a többi ennek tükrözésivel </w:t>
      </w:r>
      <w:r>
        <w:lastRenderedPageBreak/>
        <w:t xml:space="preserve">kiszámolható. A robot koordináta rendszere úgy épül fel, hogy a robot testének középpontja az origó és a négy láb a négy síknegyeden helyezkedik el. </w:t>
      </w:r>
      <w:commentRangeStart w:id="114"/>
      <w:r>
        <w:t xml:space="preserve">A robot eleje a </w:t>
      </w:r>
      <w:r w:rsidRPr="00B103B2">
        <w:rPr>
          <w:rStyle w:val="Kiemels"/>
        </w:rPr>
        <w:t>z</w:t>
      </w:r>
      <w:r>
        <w:t xml:space="preserve"> tengely </w:t>
      </w:r>
      <w:del w:id="115" w:author="János Dusa" w:date="2022-05-29T20:24:00Z">
        <w:r w:rsidDel="00904AC0">
          <w:delText>fele</w:delText>
        </w:r>
      </w:del>
      <w:ins w:id="116" w:author="János Dusa" w:date="2022-05-29T20:24:00Z">
        <w:r w:rsidR="00904AC0">
          <w:t>felé</w:t>
        </w:r>
      </w:ins>
      <w:r>
        <w:t xml:space="preserve">, míg a jobb oldala az </w:t>
      </w:r>
      <w:r w:rsidRPr="00B103B2">
        <w:rPr>
          <w:rStyle w:val="Kiemels"/>
        </w:rPr>
        <w:t>x</w:t>
      </w:r>
      <w:r>
        <w:t xml:space="preserve"> tengely </w:t>
      </w:r>
      <w:del w:id="117" w:author="János Dusa" w:date="2022-05-29T20:24:00Z">
        <w:r w:rsidDel="00904AC0">
          <w:delText xml:space="preserve">fele </w:delText>
        </w:r>
      </w:del>
      <w:ins w:id="118" w:author="János Dusa" w:date="2022-05-29T20:24:00Z">
        <w:r w:rsidR="00904AC0">
          <w:t>felé</w:t>
        </w:r>
        <w:r w:rsidR="00904AC0">
          <w:t xml:space="preserve"> </w:t>
        </w:r>
      </w:ins>
      <w:r>
        <w:t xml:space="preserve">néz, így a jobb mellső lábának koordinátái </w:t>
      </w:r>
      <w:del w:id="119" w:author="János Dusa" w:date="2022-05-29T20:25:00Z">
        <w:r w:rsidDel="00904AC0">
          <w:delText>pozitívek</w:delText>
        </w:r>
      </w:del>
      <w:ins w:id="120" w:author="János Dusa" w:date="2022-05-29T20:25:00Z">
        <w:r w:rsidR="00904AC0">
          <w:t>pozitívok</w:t>
        </w:r>
      </w:ins>
      <w:r>
        <w:t xml:space="preserve">. Az </w:t>
      </w:r>
      <w:r w:rsidRPr="00B103B2">
        <w:rPr>
          <w:rStyle w:val="Kiemels"/>
        </w:rPr>
        <w:t>y</w:t>
      </w:r>
      <w:r>
        <w:t xml:space="preserve"> tengely mentén a robot hasmagassága állítható.</w:t>
      </w:r>
      <w:commentRangeEnd w:id="114"/>
      <w:r>
        <w:rPr>
          <w:rStyle w:val="Jegyzethivatkozs"/>
        </w:rPr>
        <w:commentReference w:id="114"/>
      </w:r>
    </w:p>
    <w:p w14:paraId="6414BA3B" w14:textId="3125093D" w:rsidR="00EA104E" w:rsidRDefault="00EA104E" w:rsidP="00EA104E">
      <w:r>
        <w:t xml:space="preserve">Egy láb mechanikai paramétereit és összeállítását a </w:t>
      </w:r>
      <w:r w:rsidR="006B3907">
        <w:fldChar w:fldCharType="begin"/>
      </w:r>
      <w:r w:rsidR="006B3907">
        <w:instrText xml:space="preserve"> REF _Ref104319938 \r \h </w:instrText>
      </w:r>
      <w:r w:rsidR="006B3907">
        <w:fldChar w:fldCharType="separate"/>
      </w:r>
      <w:r w:rsidR="002C14BC">
        <w:t>2.1</w:t>
      </w:r>
      <w:r w:rsidR="006B3907">
        <w:fldChar w:fldCharType="end"/>
      </w:r>
      <w:r>
        <w:t xml:space="preserve"> fejezet részletezi, az elérési tartomány szempontjából az a fontos, hogy a három forgó pont közül az első az </w:t>
      </w:r>
      <w:r w:rsidRPr="00B103B2">
        <w:rPr>
          <w:rStyle w:val="Kiemels"/>
        </w:rPr>
        <w:t>y</w:t>
      </w:r>
      <w:r>
        <w:t xml:space="preserve"> tengely körül forog, míg a második és a harmadik az </w:t>
      </w:r>
      <w:r w:rsidRPr="00B103B2">
        <w:rPr>
          <w:rStyle w:val="Kiemels"/>
        </w:rPr>
        <w:t>x</w:t>
      </w:r>
      <w:r>
        <w:t xml:space="preserve"> tengely körül. A robot lábának inverzkinematikai modellje </w:t>
      </w:r>
      <w:r w:rsidRPr="00B103B2">
        <w:rPr>
          <w:rStyle w:val="Kiemels"/>
        </w:rPr>
        <w:t>x</w:t>
      </w:r>
      <w:r>
        <w:t xml:space="preserve">, </w:t>
      </w:r>
      <w:r w:rsidRPr="00B103B2">
        <w:rPr>
          <w:rStyle w:val="Kiemels"/>
        </w:rPr>
        <w:t>y</w:t>
      </w:r>
      <w:r>
        <w:t xml:space="preserve">, </w:t>
      </w:r>
      <w:r w:rsidRPr="00B103B2">
        <w:rPr>
          <w:rStyle w:val="Kiemels"/>
        </w:rPr>
        <w:t>z</w:t>
      </w:r>
      <w:r>
        <w:t xml:space="preserve"> koordinátákat használ a pozíció megadására. Viszont a robot lábának kialakítása miatt a láb egy pozíciója sokkal jobban leírható egy </w:t>
      </w:r>
      <w:r w:rsidR="00AD0558" w:rsidRPr="00B103B2">
        <w:rPr>
          <w:rStyle w:val="Kiemels"/>
        </w:rPr>
        <w:t>φ</w:t>
      </w:r>
      <w:r>
        <w:t xml:space="preserve"> szög és egy </w:t>
      </w:r>
      <w:r w:rsidRPr="00B103B2">
        <w:rPr>
          <w:rStyle w:val="Kiemels"/>
        </w:rPr>
        <w:t>r</w:t>
      </w:r>
      <w:r>
        <w:t xml:space="preserve"> sugár segítségével, ahol előbbi az első forgó pont szögének felel meg, utóbbi a második és harmadik forgó ponttal egy egyenes mentén növelhető a távolság. </w:t>
      </w:r>
    </w:p>
    <w:p w14:paraId="231C0299" w14:textId="43E55D2D" w:rsidR="0043746E" w:rsidRDefault="00EA104E" w:rsidP="005A26E5">
      <w:r>
        <w:t xml:space="preserve">A fent leírtak alapján következik, hogy az elérhető tartomány egy kör valamilyen szelete, </w:t>
      </w:r>
      <w:ins w:id="121" w:author="János Dusa" w:date="2022-05-29T20:27:00Z">
        <w:r w:rsidR="00910FC9">
          <w:t xml:space="preserve">melynél </w:t>
        </w:r>
      </w:ins>
      <w:r>
        <w:t>a láb mechanikai paraméterei korlátozzák</w:t>
      </w:r>
      <w:ins w:id="122" w:author="János Dusa" w:date="2022-05-29T20:27:00Z">
        <w:r w:rsidR="00910FC9">
          <w:t xml:space="preserve"> azt</w:t>
        </w:r>
      </w:ins>
      <w:r>
        <w:t>, hogy mennyire messzire tud nyúlni, ezzel egy</w:t>
      </w:r>
      <w:r w:rsidR="00EC29D1">
        <w:t xml:space="preserve"> </w:t>
      </w:r>
      <w:r w:rsidR="00EC29D1" w:rsidRPr="00EC29D1">
        <w:rPr>
          <w:rStyle w:val="Kiemels"/>
        </w:rPr>
        <w:t>r</w:t>
      </w:r>
      <w:r w:rsidR="00EC29D1" w:rsidRPr="00EC29D1">
        <w:rPr>
          <w:rStyle w:val="Kiemels"/>
          <w:vertAlign w:val="subscript"/>
        </w:rPr>
        <w:t>off</w:t>
      </w:r>
      <w:r w:rsidR="00EC29D1" w:rsidRPr="00EC29D1">
        <w:rPr>
          <w:rStyle w:val="Kiemels"/>
        </w:rPr>
        <w:t xml:space="preserve"> + r</w:t>
      </w:r>
      <w:r w:rsidR="00EC29D1" w:rsidRPr="00EC29D1">
        <w:rPr>
          <w:rStyle w:val="Kiemels"/>
          <w:vertAlign w:val="subscript"/>
        </w:rPr>
        <w:t>reach</w:t>
      </w:r>
      <w:r>
        <w:t xml:space="preserve"> maximum nyúlási távolság számolható. A körszelet nagyságát tovább korlátozza az első forgó pontba épített szervo forgási korlátja, melynek teljes tartománya ugyan </w:t>
      </w:r>
      <w:r w:rsidR="00B103B2" w:rsidRPr="00B103B2">
        <w:rPr>
          <w:rStyle w:val="Kiemels"/>
        </w:rPr>
        <w:t>φ</w:t>
      </w:r>
      <w:r w:rsidR="00B103B2" w:rsidRPr="00B103B2">
        <w:rPr>
          <w:rStyle w:val="Kiemels"/>
          <w:vertAlign w:val="subscript"/>
        </w:rPr>
        <w:t>max</w:t>
      </w:r>
      <w:r w:rsidR="00B103B2">
        <w:t xml:space="preserve"> = </w:t>
      </w:r>
      <w:r>
        <w:t>145°</w:t>
      </w:r>
      <w:r w:rsidR="00B103B2">
        <w:t>,</w:t>
      </w:r>
      <w:r>
        <w:t xml:space="preserve"> viszont a tipikus használati tartománya csak</w:t>
      </w:r>
      <w:r w:rsidR="00B103B2">
        <w:t xml:space="preserve"> </w:t>
      </w:r>
      <w:r w:rsidR="00B103B2" w:rsidRPr="00B103B2">
        <w:rPr>
          <w:rStyle w:val="Kiemels"/>
        </w:rPr>
        <w:t>φ</w:t>
      </w:r>
      <w:r w:rsidR="00B103B2" w:rsidRPr="00B103B2">
        <w:rPr>
          <w:rStyle w:val="Kiemels"/>
          <w:vertAlign w:val="subscript"/>
        </w:rPr>
        <w:t>op</w:t>
      </w:r>
      <w:r>
        <w:t xml:space="preserve"> </w:t>
      </w:r>
      <w:ins w:id="123" w:author="János Dusa" w:date="2022-05-29T20:28:00Z">
        <w:r w:rsidR="00910FC9">
          <w:t xml:space="preserve">= </w:t>
        </w:r>
      </w:ins>
      <w:r>
        <w:t>90° fok így én az utóbbi értéket használtam fel</w:t>
      </w:r>
      <w:r w:rsidR="00AD0558">
        <w:t xml:space="preserve"> </w:t>
      </w:r>
      <w:sdt>
        <w:sdtPr>
          <w:id w:val="390696811"/>
          <w:citation/>
        </w:sdtPr>
        <w:sdtEndPr/>
        <w:sdtContent>
          <w:r w:rsidR="00AD0558">
            <w:fldChar w:fldCharType="begin"/>
          </w:r>
          <w:r w:rsidR="00AD0558">
            <w:instrText xml:space="preserve"> CITATION Sav22 \l 1038 </w:instrText>
          </w:r>
          <w:r w:rsidR="00AD0558">
            <w:fldChar w:fldCharType="separate"/>
          </w:r>
          <w:r w:rsidR="002C14BC">
            <w:rPr>
              <w:noProof/>
            </w:rPr>
            <w:t>[14]</w:t>
          </w:r>
          <w:r w:rsidR="00AD0558">
            <w:fldChar w:fldCharType="end"/>
          </w:r>
        </w:sdtContent>
      </w:sdt>
      <w:r>
        <w:t xml:space="preserve">. Egy láb elérési tartományát tovább szűkíti az, hogy a végpont nem képes teljesen a </w:t>
      </w:r>
      <w:r w:rsidRPr="00F776DF">
        <w:rPr>
          <w:rStyle w:val="Kiemels"/>
        </w:rPr>
        <w:t>y</w:t>
      </w:r>
      <w:r w:rsidR="00F776DF">
        <w:t> </w:t>
      </w:r>
      <w:r>
        <w:t xml:space="preserve">tengely körüli forgó pont alá hajolni, hanem csak egy adott paraméter </w:t>
      </w:r>
      <w:del w:id="124" w:author="János Dusa" w:date="2022-05-29T20:28:00Z">
        <w:r w:rsidDel="007E1032">
          <w:delText xml:space="preserve">értéjéig </w:delText>
        </w:r>
      </w:del>
      <w:ins w:id="125" w:author="János Dusa" w:date="2022-05-29T20:28:00Z">
        <w:r w:rsidR="007E1032">
          <w:t>értékig</w:t>
        </w:r>
        <w:r w:rsidR="007E1032">
          <w:t xml:space="preserve"> </w:t>
        </w:r>
      </w:ins>
      <w:r>
        <w:t xml:space="preserve">képes behúzni azt. Ebből következik, hogy az elérési </w:t>
      </w:r>
      <w:del w:id="126" w:author="János Dusa" w:date="2022-05-29T20:29:00Z">
        <w:r w:rsidDel="007E1032">
          <w:delText xml:space="preserve">tartomány </w:delText>
        </w:r>
      </w:del>
      <w:ins w:id="127" w:author="János Dusa" w:date="2022-05-29T20:29:00Z">
        <w:r w:rsidR="007E1032">
          <w:t>tartományt</w:t>
        </w:r>
        <w:r w:rsidR="007E1032">
          <w:t xml:space="preserve"> </w:t>
        </w:r>
      </w:ins>
      <w:r>
        <w:t>határolja egy kisebb</w:t>
      </w:r>
      <w:r w:rsidR="00F776DF">
        <w:t xml:space="preserve"> </w:t>
      </w:r>
      <w:r w:rsidR="00F776DF" w:rsidRPr="00F776DF">
        <w:rPr>
          <w:rStyle w:val="Kiemels"/>
        </w:rPr>
        <w:t>r</w:t>
      </w:r>
      <w:r w:rsidR="00F776DF" w:rsidRPr="00F776DF">
        <w:rPr>
          <w:rStyle w:val="Kiemels"/>
          <w:vertAlign w:val="subscript"/>
        </w:rPr>
        <w:t>off</w:t>
      </w:r>
      <w:r w:rsidR="00F776DF">
        <w:t xml:space="preserve"> sugarú</w:t>
      </w:r>
      <w:r>
        <w:t xml:space="preserve"> körív is, melyen </w:t>
      </w:r>
      <w:del w:id="128" w:author="János Dusa" w:date="2022-05-29T20:29:00Z">
        <w:r w:rsidDel="007E1032">
          <w:delText xml:space="preserve">belűre </w:delText>
        </w:r>
      </w:del>
      <w:ins w:id="129" w:author="János Dusa" w:date="2022-05-29T20:29:00Z">
        <w:r w:rsidR="007E1032">
          <w:t>belülre</w:t>
        </w:r>
        <w:r w:rsidR="007E1032">
          <w:t xml:space="preserve"> </w:t>
        </w:r>
      </w:ins>
      <w:r>
        <w:t>nem tudja húzni a lábát a robot.</w:t>
      </w:r>
      <w:r w:rsidR="005A26E5">
        <w:t xml:space="preserve"> </w:t>
      </w:r>
      <w:r w:rsidR="0043746E">
        <w:t xml:space="preserve">Összefoglalva a robot lábának elérési tartománya </w:t>
      </w:r>
      <w:r w:rsidR="005A26E5">
        <w:t xml:space="preserve">egy fánkszeletre hasonlít, melyet az </w:t>
      </w:r>
      <w:r w:rsidR="00C3348B">
        <w:fldChar w:fldCharType="begin"/>
      </w:r>
      <w:r w:rsidR="00C3348B">
        <w:instrText xml:space="preserve"> REF _Ref104676618 \h </w:instrText>
      </w:r>
      <w:r w:rsidR="00C3348B">
        <w:fldChar w:fldCharType="separate"/>
      </w:r>
      <w:r w:rsidR="002C14BC">
        <w:rPr>
          <w:noProof/>
        </w:rPr>
        <w:t>13</w:t>
      </w:r>
      <w:r w:rsidR="002C14BC">
        <w:t>. ábra</w:t>
      </w:r>
      <w:r w:rsidR="00C3348B">
        <w:fldChar w:fldCharType="end"/>
      </w:r>
      <w:r w:rsidR="00C3348B">
        <w:t xml:space="preserve"> </w:t>
      </w:r>
      <w:r w:rsidR="005A26E5">
        <w:t>mutatok be. Korlátait elsősorban mechanikai korlátok adják.</w:t>
      </w:r>
    </w:p>
    <w:p w14:paraId="271DF3B8" w14:textId="2EDCACBE" w:rsidR="00CC1198" w:rsidRDefault="00D30BDC" w:rsidP="00CC1198">
      <w:pPr>
        <w:pStyle w:val="Kp"/>
      </w:pPr>
      <w:r>
        <w:rPr>
          <w:noProof/>
        </w:rPr>
        <w:lastRenderedPageBreak/>
        <w:drawing>
          <wp:inline distT="0" distB="0" distL="0" distR="0" wp14:anchorId="2A5D7575" wp14:editId="158438B4">
            <wp:extent cx="4680000" cy="4283810"/>
            <wp:effectExtent l="0" t="0" r="6350" b="2540"/>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130" w:name="_Ref104676618"/>
    <w:p w14:paraId="51CE067D" w14:textId="175B846E" w:rsidR="00EA104E" w:rsidRPr="005A26E5" w:rsidRDefault="00CC1198" w:rsidP="00CC1198">
      <w:pPr>
        <w:pStyle w:val="Kpalrs"/>
      </w:pPr>
      <w:r>
        <w:fldChar w:fldCharType="begin"/>
      </w:r>
      <w:r>
        <w:instrText xml:space="preserve"> SEQ ábra \* ARABIC </w:instrText>
      </w:r>
      <w:r>
        <w:fldChar w:fldCharType="separate"/>
      </w:r>
      <w:r w:rsidR="00F912B5">
        <w:rPr>
          <w:noProof/>
        </w:rPr>
        <w:t>13</w:t>
      </w:r>
      <w:r>
        <w:fldChar w:fldCharType="end"/>
      </w:r>
      <w:r>
        <w:t>. ábra</w:t>
      </w:r>
      <w:bookmarkEnd w:id="130"/>
      <w:r>
        <w:t>: Egy láb elérési tartománya</w:t>
      </w:r>
      <w:r w:rsidR="00C3348B">
        <w:t xml:space="preserve">, annak paraméterei, valamint </w:t>
      </w:r>
      <w:r w:rsidR="00C3348B" w:rsidRPr="00C3348B">
        <w:rPr>
          <w:rStyle w:val="Kiemels"/>
        </w:rPr>
        <w:t>C</w:t>
      </w:r>
      <w:r w:rsidR="00C3348B" w:rsidRPr="00C3348B">
        <w:rPr>
          <w:rStyle w:val="Kiemels"/>
          <w:vertAlign w:val="subscript"/>
        </w:rPr>
        <w:t>i</w:t>
      </w:r>
      <w:r w:rsidR="00C3348B">
        <w:t xml:space="preserve"> középpontja</w:t>
      </w:r>
      <w:r>
        <w:t>.</w:t>
      </w:r>
    </w:p>
    <w:p w14:paraId="065D4B43" w14:textId="0DA3C86E" w:rsidR="00D01138" w:rsidRDefault="00D01138" w:rsidP="00D01138">
      <w:pPr>
        <w:pStyle w:val="Cmsor3"/>
      </w:pPr>
      <w:bookmarkStart w:id="131" w:name="_Toc104719493"/>
      <w:r>
        <w:t>Láb pályája</w:t>
      </w:r>
      <w:bookmarkEnd w:id="131"/>
    </w:p>
    <w:p w14:paraId="153D00E3" w14:textId="467FC21B" w:rsidR="00FE3656" w:rsidRDefault="00FE3656" w:rsidP="00125D5D">
      <w:r>
        <w:t>A robot lábának mozgási pályáját egy egyenes határolja</w:t>
      </w:r>
      <w:r w:rsidR="005A26E5">
        <w:t xml:space="preserve"> az z-x síkon</w:t>
      </w:r>
      <w:r>
        <w:t>. A pálya</w:t>
      </w:r>
      <w:r w:rsidR="00115D77">
        <w:t xml:space="preserve"> járás közben</w:t>
      </w:r>
      <w:r>
        <w:t xml:space="preserve"> minden esetben érinti a </w:t>
      </w:r>
      <w:r w:rsidR="000F163F">
        <w:fldChar w:fldCharType="begin"/>
      </w:r>
      <w:r w:rsidR="000F163F">
        <w:instrText xml:space="preserve"> REF _Ref104677246 \r \h </w:instrText>
      </w:r>
      <w:r w:rsidR="000F163F">
        <w:fldChar w:fldCharType="separate"/>
      </w:r>
      <w:r w:rsidR="002C14BC">
        <w:t>3.1.3</w:t>
      </w:r>
      <w:r w:rsidR="000F163F">
        <w:fldChar w:fldCharType="end"/>
      </w:r>
      <w:r>
        <w:t xml:space="preserve"> pontban </w:t>
      </w:r>
      <w:r w:rsidR="000F163F">
        <w:t>bemutatott</w:t>
      </w:r>
      <w:r w:rsidR="00BF7E2F">
        <w:t xml:space="preserve"> </w:t>
      </w:r>
      <w:r w:rsidR="00BF7E2F" w:rsidRPr="00BF7E2F">
        <w:rPr>
          <w:rStyle w:val="Kiemels"/>
        </w:rPr>
        <w:t>C</w:t>
      </w:r>
      <w:r w:rsidR="00BF7E2F" w:rsidRPr="00BF7E2F">
        <w:rPr>
          <w:rStyle w:val="Kiemels"/>
          <w:vertAlign w:val="subscript"/>
        </w:rPr>
        <w:t>i</w:t>
      </w:r>
      <w:r w:rsidR="00BF7E2F">
        <w:t xml:space="preserve"> </w:t>
      </w:r>
      <w:r>
        <w:t>középpontot</w:t>
      </w:r>
      <w:r w:rsidR="0095263C">
        <w:t xml:space="preserve">. A pálya irányultságát elsősorban a robot mozgási iránya szabja meg, melyet az </w:t>
      </w:r>
      <w:r w:rsidR="008E79F4">
        <w:fldChar w:fldCharType="begin"/>
      </w:r>
      <w:r w:rsidR="008E79F4">
        <w:instrText xml:space="preserve"> REF _Ref104677446 \h </w:instrText>
      </w:r>
      <w:r w:rsidR="008E79F4">
        <w:fldChar w:fldCharType="separate"/>
      </w:r>
      <w:r w:rsidR="002C14BC">
        <w:rPr>
          <w:noProof/>
        </w:rPr>
        <w:t>14</w:t>
      </w:r>
      <w:r w:rsidR="002C14BC">
        <w:t>. ábra</w:t>
      </w:r>
      <w:r w:rsidR="008E79F4">
        <w:fldChar w:fldCharType="end"/>
      </w:r>
      <w:r w:rsidR="008E79F4">
        <w:t xml:space="preserve"> </w:t>
      </w:r>
      <w:r w:rsidR="00C36341" w:rsidRPr="00C36341">
        <w:rPr>
          <w:rStyle w:val="Kiemels"/>
          <w:u w:val="single"/>
        </w:rPr>
        <w:t>n</w:t>
      </w:r>
      <w:r w:rsidR="00C36341">
        <w:t> normálvektor</w:t>
      </w:r>
      <w:r w:rsidR="00221A57">
        <w:t>ral</w:t>
      </w:r>
      <w:r w:rsidR="00C36341">
        <w:t xml:space="preserve"> mutatok be</w:t>
      </w:r>
      <w:r w:rsidR="0095263C">
        <w:t xml:space="preserve">. A robot mozgási pályája minden esetben két ponton metszi az eléréi tartományt, ezen két pont segítségével könnyedén kiszámolható a </w:t>
      </w:r>
      <w:r w:rsidR="00DF50B6">
        <w:t xml:space="preserve">láb lépésének hossza, melyet a </w:t>
      </w:r>
      <w:r w:rsidR="00DF50B6">
        <w:fldChar w:fldCharType="begin"/>
      </w:r>
      <w:r w:rsidR="00DF50B6">
        <w:instrText xml:space="preserve"> REF _Ref103208882 \r \h </w:instrText>
      </w:r>
      <w:r w:rsidR="00DF50B6">
        <w:fldChar w:fldCharType="separate"/>
      </w:r>
      <w:r w:rsidR="002C14BC">
        <w:t>3.2</w:t>
      </w:r>
      <w:r w:rsidR="00DF50B6">
        <w:fldChar w:fldCharType="end"/>
      </w:r>
      <w:r w:rsidR="00DF50B6">
        <w:t xml:space="preserve"> fejezet tárgyal részletesebben.</w:t>
      </w:r>
      <w:r w:rsidR="00BF7E2F">
        <w:t xml:space="preserve"> A láb pályáját az </w:t>
      </w:r>
      <w:r w:rsidR="00C36341">
        <w:fldChar w:fldCharType="begin"/>
      </w:r>
      <w:r w:rsidR="00C36341">
        <w:instrText xml:space="preserve"> REF _Ref104677446 \h </w:instrText>
      </w:r>
      <w:r w:rsidR="00C36341">
        <w:fldChar w:fldCharType="separate"/>
      </w:r>
      <w:r w:rsidR="002C14BC">
        <w:rPr>
          <w:noProof/>
        </w:rPr>
        <w:t>14</w:t>
      </w:r>
      <w:r w:rsidR="002C14BC">
        <w:t>. ábr</w:t>
      </w:r>
      <w:r w:rsidR="00D30BDC">
        <w:t>án</w:t>
      </w:r>
      <w:r w:rsidR="00C36341">
        <w:fldChar w:fldCharType="end"/>
      </w:r>
      <w:r w:rsidR="00BF7E2F">
        <w:t xml:space="preserve"> mutatom be, melyen a </w:t>
      </w:r>
      <w:r w:rsidR="009A3316">
        <w:rPr>
          <w:rStyle w:val="Kiemels"/>
        </w:rPr>
        <w:t>P</w:t>
      </w:r>
      <w:r w:rsidR="00BF7E2F" w:rsidRPr="00BF7E2F">
        <w:rPr>
          <w:rStyle w:val="Kiemels"/>
          <w:vertAlign w:val="subscript"/>
        </w:rPr>
        <w:t>1</w:t>
      </w:r>
      <w:r w:rsidR="00BF7E2F">
        <w:t xml:space="preserve"> és a </w:t>
      </w:r>
      <w:r w:rsidR="009A3316">
        <w:rPr>
          <w:rStyle w:val="Kiemels"/>
        </w:rPr>
        <w:t>P</w:t>
      </w:r>
      <w:r w:rsidR="00BF7E2F" w:rsidRPr="00BF7E2F">
        <w:rPr>
          <w:rStyle w:val="Kiemels"/>
          <w:vertAlign w:val="subscript"/>
        </w:rPr>
        <w:t>2</w:t>
      </w:r>
      <w:r w:rsidR="00BF7E2F">
        <w:t xml:space="preserve"> pontok által határolt egyenes a láb pályája.</w:t>
      </w:r>
    </w:p>
    <w:p w14:paraId="0188A615" w14:textId="20EB4814" w:rsidR="00CC1198" w:rsidRDefault="00D30BDC" w:rsidP="00CC1198">
      <w:pPr>
        <w:pStyle w:val="Kp"/>
      </w:pPr>
      <w:r>
        <w:rPr>
          <w:rStyle w:val="Kiemels"/>
          <w:noProof/>
        </w:rPr>
        <w:lastRenderedPageBreak/>
        <w:drawing>
          <wp:inline distT="0" distB="0" distL="0" distR="0" wp14:anchorId="11BBC761" wp14:editId="3E65C4A3">
            <wp:extent cx="4680000" cy="4283809"/>
            <wp:effectExtent l="0" t="0" r="6350" b="2540"/>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4283809"/>
                    </a:xfrm>
                    <a:prstGeom prst="rect">
                      <a:avLst/>
                    </a:prstGeom>
                    <a:noFill/>
                    <a:ln>
                      <a:noFill/>
                    </a:ln>
                  </pic:spPr>
                </pic:pic>
              </a:graphicData>
            </a:graphic>
          </wp:inline>
        </w:drawing>
      </w:r>
    </w:p>
    <w:bookmarkStart w:id="132" w:name="_Ref104677446"/>
    <w:p w14:paraId="09FE37A7" w14:textId="476B4A01" w:rsidR="00FA228C" w:rsidRDefault="00CC1198" w:rsidP="00CC1198">
      <w:pPr>
        <w:pStyle w:val="Kpalrs"/>
      </w:pPr>
      <w:r>
        <w:fldChar w:fldCharType="begin"/>
      </w:r>
      <w:r>
        <w:instrText xml:space="preserve"> SEQ ábra \* ARABIC </w:instrText>
      </w:r>
      <w:r>
        <w:fldChar w:fldCharType="separate"/>
      </w:r>
      <w:r w:rsidR="00F912B5">
        <w:rPr>
          <w:noProof/>
        </w:rPr>
        <w:t>14</w:t>
      </w:r>
      <w:r>
        <w:fldChar w:fldCharType="end"/>
      </w:r>
      <w:r>
        <w:t>. ábra</w:t>
      </w:r>
      <w:bookmarkEnd w:id="132"/>
      <w:r>
        <w:t xml:space="preserve">: Egy láb pályája a </w:t>
      </w:r>
      <w:r w:rsidRPr="00CC1198">
        <w:rPr>
          <w:rStyle w:val="Kiemels"/>
        </w:rPr>
        <w:t>P</w:t>
      </w:r>
      <w:r w:rsidRPr="00CC1198">
        <w:rPr>
          <w:rStyle w:val="Kiemels"/>
          <w:vertAlign w:val="subscript"/>
        </w:rPr>
        <w:t>1</w:t>
      </w:r>
      <w:r>
        <w:t xml:space="preserve"> és </w:t>
      </w:r>
      <w:r w:rsidRPr="00CC1198">
        <w:rPr>
          <w:rStyle w:val="Kiemels"/>
        </w:rPr>
        <w:t>P</w:t>
      </w:r>
      <w:r w:rsidRPr="00CC1198">
        <w:rPr>
          <w:rStyle w:val="Kiemels"/>
          <w:vertAlign w:val="subscript"/>
        </w:rPr>
        <w:t>2</w:t>
      </w:r>
      <w:r>
        <w:t xml:space="preserve"> pontok között, érintve a </w:t>
      </w:r>
      <w:r w:rsidRPr="00CC1198">
        <w:rPr>
          <w:rStyle w:val="Kiemels"/>
        </w:rPr>
        <w:t>C</w:t>
      </w:r>
      <w:r w:rsidRPr="00CC1198">
        <w:rPr>
          <w:rStyle w:val="Kiemels"/>
          <w:vertAlign w:val="subscript"/>
        </w:rPr>
        <w:t>i</w:t>
      </w:r>
      <w:r>
        <w:t xml:space="preserve"> középpontot</w:t>
      </w:r>
    </w:p>
    <w:p w14:paraId="3F0DA2B3" w14:textId="567222DA" w:rsidR="00C32510" w:rsidRDefault="00C32510" w:rsidP="00FA228C">
      <w:r>
        <w:t>A robot lábának y tengely menti mozgását, Babits Mátyás munkája alapján</w:t>
      </w:r>
      <w:sdt>
        <w:sdtPr>
          <w:id w:val="-724449278"/>
          <w:citation/>
        </w:sdtPr>
        <w:sdtEndPr/>
        <w:sdtContent>
          <w:r w:rsidR="00BF5504">
            <w:fldChar w:fldCharType="begin"/>
          </w:r>
          <w:r w:rsidR="00BF5504">
            <w:instrText xml:space="preserve"> CITATION Bab183 \l 1038 </w:instrText>
          </w:r>
          <w:r w:rsidR="00BF5504">
            <w:fldChar w:fldCharType="separate"/>
          </w:r>
          <w:r w:rsidR="002C14BC">
            <w:rPr>
              <w:noProof/>
            </w:rPr>
            <w:t xml:space="preserve"> [12]</w:t>
          </w:r>
          <w:r w:rsidR="00BF5504">
            <w:fldChar w:fldCharType="end"/>
          </w:r>
        </w:sdtContent>
      </w:sdt>
      <w:r>
        <w:t xml:space="preserve"> az </w:t>
      </w:r>
      <w:r w:rsidR="00BF5504">
        <w:fldChar w:fldCharType="begin"/>
      </w:r>
      <w:r w:rsidR="00BF5504">
        <w:instrText xml:space="preserve"> REF _Ref104651051 \h </w:instrText>
      </w:r>
      <w:r w:rsidR="00BF5504">
        <w:fldChar w:fldCharType="separate"/>
      </w:r>
      <w:r w:rsidR="002C14BC">
        <w:t>(</w:t>
      </w:r>
      <w:r w:rsidR="002C14BC">
        <w:rPr>
          <w:noProof/>
        </w:rPr>
        <w:t>3</w:t>
      </w:r>
      <w:r w:rsidR="002C14BC">
        <w:t>.</w:t>
      </w:r>
      <w:r w:rsidR="002C14BC">
        <w:rPr>
          <w:noProof/>
        </w:rPr>
        <w:t>1</w:t>
      </w:r>
      <w:r w:rsidR="002C14BC">
        <w:t>)</w:t>
      </w:r>
      <w:r w:rsidR="00BF5504">
        <w:fldChar w:fldCharType="end"/>
      </w:r>
      <w:r w:rsidR="00BF5504">
        <w:t> </w:t>
      </w:r>
      <w:r>
        <w:t xml:space="preserve">képlet adja meg. A képletben szereplő </w:t>
      </w:r>
      <w:r w:rsidRPr="00E9773C">
        <w:rPr>
          <w:rStyle w:val="Kiemels"/>
        </w:rPr>
        <w:t>d</w:t>
      </w:r>
      <w:r w:rsidRPr="006C47AC">
        <w:rPr>
          <w:rStyle w:val="Kiemels"/>
        </w:rPr>
        <w:t>y</w:t>
      </w:r>
      <w:r w:rsidR="00BF5504">
        <w:t> </w:t>
      </w:r>
      <w:r>
        <w:t xml:space="preserve">paraméter a robot hasmagasságát, a </w:t>
      </w:r>
      <w:r w:rsidRPr="00E9773C">
        <w:rPr>
          <w:rStyle w:val="Kiemels"/>
        </w:rPr>
        <w:t>h</w:t>
      </w:r>
      <w:r w:rsidR="00BF5504">
        <w:rPr>
          <w:rStyle w:val="Kiemels"/>
        </w:rPr>
        <w:t> </w:t>
      </w:r>
      <w:r w:rsidR="00BF5504" w:rsidRPr="00BF5504">
        <w:t>változó</w:t>
      </w:r>
      <w:r>
        <w:t xml:space="preserve"> pedig a láb vég</w:t>
      </w:r>
      <w:r w:rsidR="00E9773C">
        <w:t xml:space="preserve">pontjának elemelkedését határozzák meg. A </w:t>
      </w:r>
      <w:r w:rsidR="00E9773C" w:rsidRPr="00BF5504">
        <w:rPr>
          <w:rStyle w:val="Kiemels"/>
        </w:rPr>
        <w:t>t</w:t>
      </w:r>
      <w:r w:rsidR="00BF5504">
        <w:t> </w:t>
      </w:r>
      <w:r w:rsidR="00E9773C" w:rsidRPr="00BF5504">
        <w:t>paraméter</w:t>
      </w:r>
      <w:r w:rsidR="00E9773C">
        <w:t xml:space="preserve"> az időt reprezentálja [0,</w:t>
      </w:r>
      <w:r w:rsidR="00BF5504">
        <w:t> </w:t>
      </w:r>
      <w:r w:rsidR="00E9773C">
        <w:t>1] intervallumon</w:t>
      </w:r>
      <w:r w:rsidR="00FA228C">
        <w:t>, a mozgás kezdetétől annak végéig.</w:t>
      </w:r>
    </w:p>
    <w:p w14:paraId="0161AE3D" w14:textId="229ED1A7" w:rsidR="00FA228C" w:rsidRPr="00FA228C" w:rsidRDefault="00FA228C" w:rsidP="00FA228C">
      <w:pPr>
        <w:keepNext/>
      </w:pPr>
      <m:oMathPara>
        <m:oMath>
          <m:r>
            <w:rPr>
              <w:rFonts w:ascii="Cambria Math" w:hAnsi="Cambria Math"/>
            </w:rPr>
            <m:t>y=-dy+</m:t>
          </m:r>
          <m:d>
            <m:dPr>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r>
                        <w:rPr>
                          <w:rFonts w:ascii="Cambria Math" w:hAnsi="Cambria Math"/>
                        </w:rPr>
                        <m:t>2t-1</m:t>
                      </m:r>
                    </m:e>
                  </m:d>
                </m:e>
                <m:sup>
                  <m:r>
                    <w:rPr>
                      <w:rFonts w:ascii="Cambria Math" w:hAnsi="Cambria Math"/>
                    </w:rPr>
                    <m:t>2</m:t>
                  </m:r>
                </m:sup>
              </m:sSup>
            </m:e>
          </m:d>
          <m:r>
            <w:rPr>
              <w:rFonts w:ascii="Cambria Math" w:hAnsi="Cambria Math"/>
            </w:rPr>
            <m:t>*h</m:t>
          </m:r>
        </m:oMath>
      </m:oMathPara>
    </w:p>
    <w:p w14:paraId="37178D84" w14:textId="0C0907FE" w:rsidR="00FA228C" w:rsidRDefault="00BF5504" w:rsidP="00DA4DB7">
      <w:pPr>
        <w:pStyle w:val="Kpalrs"/>
        <w:jc w:val="right"/>
      </w:pPr>
      <w:bookmarkStart w:id="133" w:name="_Ref104651051"/>
      <w:bookmarkStart w:id="134" w:name="_Ref103208144"/>
      <w:r>
        <w:t>(</w:t>
      </w:r>
      <w:fldSimple w:instr=" STYLEREF 1 \s ">
        <w:r w:rsidR="002C14BC">
          <w:rPr>
            <w:noProof/>
          </w:rPr>
          <w:t>3</w:t>
        </w:r>
      </w:fldSimple>
      <w:r w:rsidR="000857A9">
        <w:t>.</w:t>
      </w:r>
      <w:fldSimple w:instr=" SEQ ) \* ARABIC \s 1 ">
        <w:r w:rsidR="002C14BC">
          <w:rPr>
            <w:noProof/>
          </w:rPr>
          <w:t>1</w:t>
        </w:r>
      </w:fldSimple>
      <w:r w:rsidR="00FA228C">
        <w:t>)</w:t>
      </w:r>
      <w:bookmarkEnd w:id="133"/>
    </w:p>
    <w:p w14:paraId="48381140" w14:textId="43050F94" w:rsidR="007A1951" w:rsidRDefault="00D15A1F" w:rsidP="00D15A1F">
      <w:pPr>
        <w:pStyle w:val="Cmsor3"/>
      </w:pPr>
      <w:bookmarkStart w:id="135" w:name="_Ref104677246"/>
      <w:bookmarkStart w:id="136" w:name="_Toc104719494"/>
      <w:r>
        <w:t>Elérési tartomány középpontja</w:t>
      </w:r>
      <w:bookmarkEnd w:id="134"/>
      <w:bookmarkEnd w:id="135"/>
      <w:bookmarkEnd w:id="136"/>
    </w:p>
    <w:p w14:paraId="16E92404" w14:textId="3CAB4504" w:rsidR="006C47AC" w:rsidRDefault="00ED205A" w:rsidP="006C47AC">
      <w:r>
        <w:t xml:space="preserve">A mozgási algoritmus tervezését nagyban megkönnyíti az, ha </w:t>
      </w:r>
      <w:r w:rsidR="00A73111">
        <w:t>a láb pályája, függetlenül annak szögétől,</w:t>
      </w:r>
      <w:r w:rsidR="00DD74A0">
        <w:t xml:space="preserve"> minden esetben átmegy egy fix ponton, ezzel meghatározva egy láb elérési tartományának </w:t>
      </w:r>
      <w:r w:rsidR="00BE2CBB">
        <w:t>C</w:t>
      </w:r>
      <w:r w:rsidR="00BE2CBB" w:rsidRPr="00BE2CBB">
        <w:rPr>
          <w:vertAlign w:val="subscript"/>
        </w:rPr>
        <w:t>i</w:t>
      </w:r>
      <w:r w:rsidR="001261D8">
        <w:t> </w:t>
      </w:r>
      <w:r w:rsidR="00DD74A0">
        <w:t>középpontját</w:t>
      </w:r>
      <w:r w:rsidR="00AD1813">
        <w:t xml:space="preserve"> </w:t>
      </w:r>
      <w:sdt>
        <w:sdtPr>
          <w:id w:val="1578863857"/>
          <w:citation/>
        </w:sdtPr>
        <w:sdtEndPr/>
        <w:sdtContent>
          <w:r w:rsidR="005918C7">
            <w:fldChar w:fldCharType="begin"/>
          </w:r>
          <w:r w:rsidR="005918C7">
            <w:instrText xml:space="preserve"> CITATION Shi86 \l 1038 </w:instrText>
          </w:r>
          <w:r w:rsidR="005918C7">
            <w:fldChar w:fldCharType="separate"/>
          </w:r>
          <w:r w:rsidR="002C14BC">
            <w:rPr>
              <w:noProof/>
            </w:rPr>
            <w:t>[15]</w:t>
          </w:r>
          <w:r w:rsidR="005918C7">
            <w:fldChar w:fldCharType="end"/>
          </w:r>
        </w:sdtContent>
      </w:sdt>
      <w:r w:rsidR="005918C7">
        <w:t xml:space="preserve"> </w:t>
      </w:r>
      <w:r w:rsidR="005918C7" w:rsidRPr="0081709F">
        <w:rPr>
          <w:highlight w:val="yellow"/>
          <w:rPrChange w:id="137" w:author="János Dusa" w:date="2022-05-29T20:35:00Z">
            <w:rPr/>
          </w:rPrChange>
        </w:rPr>
        <w:t>4.3 fejezet</w:t>
      </w:r>
      <w:r w:rsidR="00DD74A0">
        <w:t>.</w:t>
      </w:r>
      <w:r w:rsidR="00AD1813">
        <w:t xml:space="preserve"> </w:t>
      </w:r>
      <w:r w:rsidR="00BD0C31">
        <w:t>A</w:t>
      </w:r>
      <w:r w:rsidR="00BE2CBB">
        <w:t xml:space="preserve">z </w:t>
      </w:r>
      <w:commentRangeStart w:id="138"/>
      <w:r w:rsidR="006C47AC">
        <w:fldChar w:fldCharType="begin"/>
      </w:r>
      <w:r w:rsidR="006C47AC">
        <w:instrText xml:space="preserve"> REF _Ref104675194 \h </w:instrText>
      </w:r>
      <w:r w:rsidR="006C47AC">
        <w:fldChar w:fldCharType="separate"/>
      </w:r>
      <w:r w:rsidR="002C14BC">
        <w:rPr>
          <w:noProof/>
        </w:rPr>
        <w:t>12</w:t>
      </w:r>
      <w:r w:rsidR="002C14BC">
        <w:t>. ábra</w:t>
      </w:r>
      <w:r w:rsidR="006C47AC">
        <w:fldChar w:fldCharType="end"/>
      </w:r>
      <w:commentRangeEnd w:id="138"/>
      <w:r w:rsidR="0081709F">
        <w:rPr>
          <w:rStyle w:val="Jegyzethivatkozs"/>
        </w:rPr>
        <w:commentReference w:id="138"/>
      </w:r>
      <w:r w:rsidR="00BE2CBB">
        <w:t xml:space="preserve"> látható C</w:t>
      </w:r>
      <w:r w:rsidR="00BE2CBB" w:rsidRPr="00BE2CBB">
        <w:rPr>
          <w:vertAlign w:val="subscript"/>
        </w:rPr>
        <w:t>i</w:t>
      </w:r>
      <w:r w:rsidR="00BF5504">
        <w:t> </w:t>
      </w:r>
      <w:r w:rsidR="00BD0C31">
        <w:t xml:space="preserve">pontot a </w:t>
      </w:r>
      <w:r w:rsidR="006C47AC">
        <w:fldChar w:fldCharType="begin"/>
      </w:r>
      <w:r w:rsidR="006C47AC">
        <w:instrText xml:space="preserve"> REF _Ref104677764 \r \h </w:instrText>
      </w:r>
      <w:r w:rsidR="006C47AC">
        <w:fldChar w:fldCharType="separate"/>
      </w:r>
      <w:r w:rsidR="002C14BC">
        <w:t>3.1.1</w:t>
      </w:r>
      <w:r w:rsidR="006C47AC">
        <w:fldChar w:fldCharType="end"/>
      </w:r>
      <w:r w:rsidR="00BD0C31">
        <w:t xml:space="preserve"> </w:t>
      </w:r>
      <w:r w:rsidR="00E60C58">
        <w:t>fejezetben</w:t>
      </w:r>
      <w:r w:rsidR="00BD0C31">
        <w:t xml:space="preserve"> részletezett elérési tartomány</w:t>
      </w:r>
      <w:r w:rsidR="00BE2CBB">
        <w:t>ba illesztettem be, így annak koordinátáit sugár-szög párral adtam meg</w:t>
      </w:r>
      <w:r w:rsidR="00E60C58">
        <w:t xml:space="preserve">. A szimmetria megtartásának érdekében a </w:t>
      </w:r>
      <w:r w:rsidR="003A430B">
        <w:t>C</w:t>
      </w:r>
      <w:r w:rsidR="003A430B" w:rsidRPr="003A430B">
        <w:rPr>
          <w:vertAlign w:val="subscript"/>
        </w:rPr>
        <w:t>i</w:t>
      </w:r>
      <w:r w:rsidR="00BF5504">
        <w:t> </w:t>
      </w:r>
      <w:r w:rsidR="00E60C58">
        <w:t xml:space="preserve">szöge a </w:t>
      </w:r>
      <w:r w:rsidR="003A430B">
        <w:t>teljes lefedettség felével</w:t>
      </w:r>
      <w:r w:rsidR="00566040">
        <w:t xml:space="preserve"> egyezik meg</w:t>
      </w:r>
      <w:r w:rsidR="003A430B">
        <w:t>, míg sugara az elérési tartomány</w:t>
      </w:r>
      <w:r w:rsidR="00566040">
        <w:t xml:space="preserve"> két körívének átlaga</w:t>
      </w:r>
      <w:r w:rsidR="006C47AC">
        <w:t>.</w:t>
      </w:r>
    </w:p>
    <w:p w14:paraId="29DFE7A0" w14:textId="7A71D233" w:rsidR="00032298" w:rsidRPr="005918C7" w:rsidRDefault="00F17695" w:rsidP="0061721A">
      <w:pPr>
        <w:keepNext/>
      </w:pPr>
      <m:oMathPara>
        <m:oMath>
          <m:sSub>
            <m:sSubPr>
              <m:ctrlPr>
                <w:rPr>
                  <w:rFonts w:ascii="Cambria Math" w:hAnsi="Cambria Math"/>
                  <w:i/>
                </w:rPr>
              </m:ctrlPr>
            </m:sSubPr>
            <m:e>
              <m:r>
                <w:rPr>
                  <w:rFonts w:ascii="Cambria Math" w:hAnsi="Cambria Math"/>
                </w:rPr>
                <m:t>r</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off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reach</m:t>
                  </m:r>
                </m:sub>
              </m:sSub>
              <m:r>
                <w:rPr>
                  <w:rFonts w:ascii="Cambria Math" w:hAnsi="Cambria Math"/>
                </w:rPr>
                <m:t>)</m:t>
              </m:r>
            </m:num>
            <m:den>
              <m:r>
                <w:rPr>
                  <w:rFonts w:ascii="Cambria Math" w:hAnsi="Cambria Math"/>
                </w:rPr>
                <m:t>2</m:t>
              </m:r>
            </m:den>
          </m:f>
        </m:oMath>
      </m:oMathPara>
    </w:p>
    <w:p w14:paraId="078D29B1" w14:textId="24B5A0A6" w:rsidR="0061721A" w:rsidRDefault="0061721A" w:rsidP="0061721A">
      <w:pPr>
        <w:pStyle w:val="Kpalrs"/>
        <w:jc w:val="right"/>
      </w:pPr>
      <w:r>
        <w:t>(</w:t>
      </w:r>
      <w:fldSimple w:instr=" STYLEREF 1 \s ">
        <w:r w:rsidR="002C14BC">
          <w:rPr>
            <w:noProof/>
          </w:rPr>
          <w:t>3</w:t>
        </w:r>
      </w:fldSimple>
      <w:r w:rsidR="000857A9">
        <w:t>.</w:t>
      </w:r>
      <w:fldSimple w:instr=" SEQ ) \* ARABIC \s 1 ">
        <w:r w:rsidR="002C14BC">
          <w:rPr>
            <w:noProof/>
          </w:rPr>
          <w:t>2</w:t>
        </w:r>
      </w:fldSimple>
      <w:r>
        <w:t>)</w:t>
      </w:r>
    </w:p>
    <w:p w14:paraId="7B99DF97" w14:textId="2AAA1F20" w:rsidR="005918C7" w:rsidRPr="005918C7" w:rsidRDefault="00F17695" w:rsidP="0061721A">
      <w:pPr>
        <w:keepNext/>
      </w:pPr>
      <m:oMathPara>
        <m:oMath>
          <m:sSub>
            <m:sSubPr>
              <m:ctrlPr>
                <w:rPr>
                  <w:rFonts w:ascii="Cambria Math" w:hAnsi="Cambria Math"/>
                  <w:i/>
                </w:rPr>
              </m:ctrlPr>
            </m:sSubPr>
            <m:e>
              <m:r>
                <w:rPr>
                  <w:rFonts w:ascii="Cambria Math" w:hAnsi="Cambria Math"/>
                </w:rPr>
                <m:t>φ</m:t>
              </m:r>
            </m:e>
            <m:sub>
              <m:r>
                <w:rPr>
                  <w:rFonts w:ascii="Cambria Math" w:hAnsi="Cambria Math"/>
                </w:rPr>
                <m:t>Ci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φ</m:t>
                  </m:r>
                </m:e>
                <m:sub>
                  <m:r>
                    <w:rPr>
                      <w:rFonts w:ascii="Cambria Math" w:hAnsi="Cambria Math"/>
                    </w:rPr>
                    <m:t>op</m:t>
                  </m:r>
                </m:sub>
              </m:sSub>
            </m:num>
            <m:den>
              <m:r>
                <w:rPr>
                  <w:rFonts w:ascii="Cambria Math" w:hAnsi="Cambria Math"/>
                </w:rPr>
                <m:t>2</m:t>
              </m:r>
            </m:den>
          </m:f>
        </m:oMath>
      </m:oMathPara>
    </w:p>
    <w:p w14:paraId="7081F2E8" w14:textId="1023D0A6" w:rsidR="0061721A" w:rsidRDefault="0061721A" w:rsidP="0061721A">
      <w:pPr>
        <w:pStyle w:val="Kpalrs"/>
        <w:jc w:val="right"/>
      </w:pPr>
      <w:r>
        <w:t>(</w:t>
      </w:r>
      <w:fldSimple w:instr=" STYLEREF 1 \s ">
        <w:r w:rsidR="002C14BC">
          <w:rPr>
            <w:noProof/>
          </w:rPr>
          <w:t>3</w:t>
        </w:r>
      </w:fldSimple>
      <w:r w:rsidR="000857A9">
        <w:t>.</w:t>
      </w:r>
      <w:fldSimple w:instr=" SEQ ) \* ARABIC \s 1 ">
        <w:r w:rsidR="002C14BC">
          <w:rPr>
            <w:noProof/>
          </w:rPr>
          <w:t>3</w:t>
        </w:r>
      </w:fldSimple>
      <w:r>
        <w:t>)</w:t>
      </w:r>
    </w:p>
    <w:p w14:paraId="65015B5B" w14:textId="07062A8B" w:rsidR="00D15A1F" w:rsidRPr="00D15A1F" w:rsidRDefault="00DB1924" w:rsidP="007A4C90">
      <w:r>
        <w:t xml:space="preserve">A </w:t>
      </w:r>
      <w:r w:rsidR="00357CEE">
        <w:t xml:space="preserve">mozgás </w:t>
      </w:r>
      <w:r w:rsidR="007A4576">
        <w:t>i</w:t>
      </w:r>
      <w:r w:rsidR="00357CEE">
        <w:t>rányok közötti váltást tovább egyszerűsíti</w:t>
      </w:r>
      <w:r w:rsidR="007A4576">
        <w:t xml:space="preserve"> a C</w:t>
      </w:r>
      <w:r w:rsidR="007A4576" w:rsidRPr="007A4576">
        <w:rPr>
          <w:vertAlign w:val="subscript"/>
        </w:rPr>
        <w:t>i</w:t>
      </w:r>
      <w:r w:rsidR="007A4576">
        <w:t xml:space="preserve"> pont, ugyanis így </w:t>
      </w:r>
      <w:r w:rsidR="00134B9C">
        <w:t>mozgásiránytól függetlenül létezik olyan pont</w:t>
      </w:r>
      <w:ins w:id="139" w:author="János Dusa" w:date="2022-05-29T20:38:00Z">
        <w:r w:rsidR="0081709F">
          <w:t>,</w:t>
        </w:r>
      </w:ins>
      <w:r w:rsidR="00134B9C">
        <w:t xml:space="preserve"> mely mindig részese a </w:t>
      </w:r>
      <w:r w:rsidR="001F0442">
        <w:t>mozgás pályájának</w:t>
      </w:r>
      <w:r w:rsidR="00D01138">
        <w:t xml:space="preserve">. A járási algoritmus befejezésekor </w:t>
      </w:r>
      <w:r w:rsidR="00C43697">
        <w:t xml:space="preserve">az egyik láb mindig ezen pontot </w:t>
      </w:r>
      <w:ins w:id="140" w:author="János Dusa" w:date="2022-05-29T20:39:00Z">
        <w:r w:rsidR="001A54B2">
          <w:t xml:space="preserve">fogja </w:t>
        </w:r>
      </w:ins>
      <w:r w:rsidR="00C43697">
        <w:t>érinteni</w:t>
      </w:r>
      <w:del w:id="141" w:author="János Dusa" w:date="2022-05-29T20:39:00Z">
        <w:r w:rsidR="00C43697" w:rsidDel="001A54B2">
          <w:delText xml:space="preserve"> fogja</w:delText>
        </w:r>
      </w:del>
      <w:r w:rsidR="00C43697">
        <w:t>.</w:t>
      </w:r>
    </w:p>
    <w:p w14:paraId="7B14651A" w14:textId="6641C53F" w:rsidR="0036329D" w:rsidRDefault="001575AD" w:rsidP="0036329D">
      <w:pPr>
        <w:pStyle w:val="Cmsor2"/>
      </w:pPr>
      <w:bookmarkStart w:id="142" w:name="_Ref103208882"/>
      <w:bookmarkStart w:id="143" w:name="_Ref103257635"/>
      <w:bookmarkStart w:id="144" w:name="_Ref103453417"/>
      <w:bookmarkStart w:id="145" w:name="_Toc104719495"/>
      <w:r>
        <w:t>Maximális</w:t>
      </w:r>
      <w:r w:rsidR="0036329D">
        <w:t xml:space="preserve"> lépéstávolság</w:t>
      </w:r>
      <w:bookmarkEnd w:id="142"/>
      <w:bookmarkEnd w:id="143"/>
      <w:bookmarkEnd w:id="144"/>
      <w:bookmarkEnd w:id="145"/>
    </w:p>
    <w:p w14:paraId="028EDB3F" w14:textId="37D68ED2" w:rsidR="00F40C75" w:rsidRPr="0003758D" w:rsidRDefault="0003758D" w:rsidP="00F40C75">
      <w:r>
        <w:t xml:space="preserve">A </w:t>
      </w:r>
      <w:r w:rsidR="00A33609">
        <w:t>maximális lépéstávolság az a távolság, amely a robot mozgás iránya függvényében meg</w:t>
      </w:r>
      <w:r w:rsidR="006B063D">
        <w:t>határozza</w:t>
      </w:r>
      <w:ins w:id="146" w:author="János Dusa" w:date="2022-05-29T20:39:00Z">
        <w:r w:rsidR="001A54B2">
          <w:t xml:space="preserve"> azt, hogy</w:t>
        </w:r>
      </w:ins>
      <w:r w:rsidR="006B063D">
        <w:t xml:space="preserve"> mi az a legnagyobb lépés, amely </w:t>
      </w:r>
      <w:r w:rsidR="00090B58">
        <w:t xml:space="preserve">megtétele </w:t>
      </w:r>
      <w:r w:rsidR="006B063D">
        <w:t xml:space="preserve">esetén még éppen </w:t>
      </w:r>
      <w:r w:rsidR="007A1951">
        <w:t xml:space="preserve">egyik láb sem lép ki az elérési tartományából. </w:t>
      </w:r>
      <w:r w:rsidR="00C130F4">
        <w:t xml:space="preserve">Ezen szám kiszámításához először ki kell számolni mind a négy </w:t>
      </w:r>
      <w:r w:rsidR="009C19FB">
        <w:t>lábhoz tartozó lépéstávolságot. A járási algoritmus egyszerűsítése érdekében a négy lépéstávolság minimumát vettem, mert így biztosan egyik láb sem fog kilépni a saját területéről.</w:t>
      </w:r>
      <w:r w:rsidR="00D9542B">
        <w:t xml:space="preserve"> Ezzel az algoritmust lábmozgatásért felelős részét nagyban leegyszerűsítettem, mert így minden láb ugyanakkorát fog lépni, így nem szükséges külön lábanként figyelni </w:t>
      </w:r>
      <w:ins w:id="147" w:author="János Dusa" w:date="2022-05-29T20:40:00Z">
        <w:r w:rsidR="001A54B2">
          <w:t xml:space="preserve">az </w:t>
        </w:r>
      </w:ins>
      <w:r w:rsidR="00D9542B">
        <w:t>aktuális pozíciójukra, hiszen a minimum választásának köszönhetően biztosan tudom</w:t>
      </w:r>
      <w:ins w:id="148" w:author="János Dusa" w:date="2022-05-29T20:40:00Z">
        <w:r w:rsidR="001A54B2">
          <w:t xml:space="preserve"> azt</w:t>
        </w:r>
      </w:ins>
      <w:r w:rsidR="00D9542B">
        <w:t>, hogy minden láb benne marad a mozgási tartományában.</w:t>
      </w:r>
      <w:r w:rsidR="00AC6D6B">
        <w:t xml:space="preserve"> Ez a robot mozgására kevés hatással van, viszont az algoritmus implementálását nagyban megkönnyíti.</w:t>
      </w:r>
    </w:p>
    <w:p w14:paraId="576CE95A" w14:textId="5CBC5883" w:rsidR="006F655F" w:rsidRDefault="009152C4" w:rsidP="0036329D">
      <w:pPr>
        <w:pStyle w:val="Cmsor3"/>
      </w:pPr>
      <w:bookmarkStart w:id="149" w:name="_Ref103210450"/>
      <w:bookmarkStart w:id="150" w:name="_Toc104719496"/>
      <w:r>
        <w:t>Láb</w:t>
      </w:r>
      <w:r w:rsidR="00476815">
        <w:t xml:space="preserve"> pályájának</w:t>
      </w:r>
      <w:r>
        <w:t xml:space="preserve"> metszete a lépési tartománnyal</w:t>
      </w:r>
      <w:bookmarkEnd w:id="149"/>
      <w:bookmarkEnd w:id="150"/>
    </w:p>
    <w:p w14:paraId="607D5313" w14:textId="4472D052" w:rsidR="00F40C75" w:rsidRDefault="009152C4" w:rsidP="008C7CE3">
      <w:r>
        <w:t>A fent említett lábankénti lépéstávolság meghatározásához először</w:t>
      </w:r>
      <w:ins w:id="151" w:author="János Dusa" w:date="2022-05-29T20:41:00Z">
        <w:r w:rsidR="006D007E">
          <w:t xml:space="preserve"> az</w:t>
        </w:r>
      </w:ins>
      <w:r>
        <w:t xml:space="preserve"> </w:t>
      </w:r>
      <w:r w:rsidR="00916515">
        <w:t>elérési</w:t>
      </w:r>
      <w:r w:rsidR="002F0CAC">
        <w:t xml:space="preserve"> tartomány és a láb pályájának metszéspontjait számoltam ki, mivel a </w:t>
      </w:r>
      <w:r w:rsidR="00B50F82">
        <w:t>láb pályája minden esetben érinti a</w:t>
      </w:r>
      <w:r w:rsidR="00C32586">
        <w:t>z</w:t>
      </w:r>
      <w:r w:rsidR="00B50F82">
        <w:t xml:space="preserve"> </w:t>
      </w:r>
      <w:r w:rsidR="00916515">
        <w:t>elérési</w:t>
      </w:r>
      <w:r w:rsidR="00B50F82">
        <w:t xml:space="preserve"> tartomány középpontját, így minden esetben két metszéspont keletkezik. A számítás során kihasználtam azt, hogy </w:t>
      </w:r>
      <w:r w:rsidR="00DE5913">
        <w:t>a</w:t>
      </w:r>
      <w:r w:rsidR="00C32586">
        <w:t>z</w:t>
      </w:r>
      <w:r w:rsidR="00DE5913">
        <w:t xml:space="preserve"> </w:t>
      </w:r>
      <w:r w:rsidR="00916515">
        <w:t>elérési</w:t>
      </w:r>
      <w:r w:rsidR="00DE5913">
        <w:t xml:space="preserve"> tartomány egy 90°-os</w:t>
      </w:r>
      <w:r w:rsidR="00737560">
        <w:t xml:space="preserve">, </w:t>
      </w:r>
      <w:r w:rsidR="00185D07">
        <w:t>körívhez hasonlít, mert így a számítás során felhasználhattam</w:t>
      </w:r>
      <w:r w:rsidR="004F02D7">
        <w:t xml:space="preserve"> azt, hogy a négy láb </w:t>
      </w:r>
      <w:r w:rsidR="00916515">
        <w:t>elérési</w:t>
      </w:r>
      <w:r w:rsidR="004F02D7">
        <w:t xml:space="preserve"> tartománya leír</w:t>
      </w:r>
      <w:r w:rsidR="00B55646">
        <w:t xml:space="preserve"> egy teljes kört, melyet a síknegyedek határolnak.</w:t>
      </w:r>
      <w:r w:rsidR="005B74F1">
        <w:t xml:space="preserve"> </w:t>
      </w:r>
      <w:r w:rsidR="005621E9">
        <w:t>A számítás során elegendő volt a lábak forgáspontját az origóba tolnom</w:t>
      </w:r>
      <w:r w:rsidR="008C7CE3">
        <w:t>, így a</w:t>
      </w:r>
      <w:r w:rsidR="00C32586">
        <w:t>z</w:t>
      </w:r>
      <w:r w:rsidR="008C7CE3">
        <w:t xml:space="preserve"> </w:t>
      </w:r>
      <w:r w:rsidR="00916515">
        <w:t>elérési</w:t>
      </w:r>
      <w:r w:rsidR="008C7CE3">
        <w:t xml:space="preserve"> tartományt határoló két körív</w:t>
      </w:r>
      <w:r w:rsidR="00F02518">
        <w:t>,</w:t>
      </w:r>
      <w:r w:rsidR="008C7CE3">
        <w:t xml:space="preserve"> a négy lábra</w:t>
      </w:r>
      <w:ins w:id="152" w:author="János Dusa" w:date="2022-05-29T20:47:00Z">
        <w:r w:rsidR="00F87187">
          <w:t xml:space="preserve"> vonatkozóan</w:t>
        </w:r>
      </w:ins>
      <w:del w:id="153" w:author="János Dusa" w:date="2022-05-29T20:47:00Z">
        <w:r w:rsidR="00F02518" w:rsidDel="00F87187">
          <w:delText>,</w:delText>
        </w:r>
      </w:del>
      <w:r w:rsidR="008C7CE3">
        <w:t xml:space="preserve"> két </w:t>
      </w:r>
      <w:ins w:id="154" w:author="János Dusa" w:date="2022-05-29T20:47:00Z">
        <w:r w:rsidR="00F87187">
          <w:t xml:space="preserve">koncentrikus </w:t>
        </w:r>
      </w:ins>
      <w:r w:rsidR="008C7CE3">
        <w:t xml:space="preserve">kört alkotott. A tartományt határoló </w:t>
      </w:r>
      <w:r w:rsidR="008C7CE3">
        <w:lastRenderedPageBreak/>
        <w:t>két egyenes pedig a tengelyekre esett.</w:t>
      </w:r>
      <w:r w:rsidR="00156C5F">
        <w:t xml:space="preserve"> A továbbiakban ezt használom fel a lépéstávolság kiszámítására, </w:t>
      </w:r>
      <w:del w:id="155" w:author="János Dusa" w:date="2022-05-29T20:48:00Z">
        <w:r w:rsidR="00156C5F" w:rsidDel="00F87187">
          <w:delText>így az</w:delText>
        </w:r>
      </w:del>
      <w:ins w:id="156" w:author="János Dusa" w:date="2022-05-29T20:48:00Z">
        <w:r w:rsidR="00F87187">
          <w:t>amit a</w:t>
        </w:r>
      </w:ins>
      <w:r w:rsidR="00156C5F">
        <w:t xml:space="preserve"> </w:t>
      </w:r>
      <w:r w:rsidR="00551B3A">
        <w:fldChar w:fldCharType="begin"/>
      </w:r>
      <w:r w:rsidR="00551B3A">
        <w:instrText xml:space="preserve"> REF _Ref104678824 \h </w:instrText>
      </w:r>
      <w:r w:rsidR="00551B3A">
        <w:fldChar w:fldCharType="separate"/>
      </w:r>
      <w:r w:rsidR="002C14BC">
        <w:rPr>
          <w:noProof/>
        </w:rPr>
        <w:t>15</w:t>
      </w:r>
      <w:r w:rsidR="002C14BC">
        <w:t>. ábra</w:t>
      </w:r>
      <w:r w:rsidR="00551B3A">
        <w:fldChar w:fldCharType="end"/>
      </w:r>
      <w:r w:rsidR="00156C5F">
        <w:t xml:space="preserve"> mutat</w:t>
      </w:r>
      <w:del w:id="157" w:author="János Dusa" w:date="2022-05-29T20:48:00Z">
        <w:r w:rsidR="00156C5F" w:rsidDel="00F87187">
          <w:delText>om be azt</w:delText>
        </w:r>
      </w:del>
      <w:ins w:id="158" w:author="János Dusa" w:date="2022-05-29T20:48:00Z">
        <w:r w:rsidR="00F87187">
          <w:t xml:space="preserve"> be</w:t>
        </w:r>
      </w:ins>
      <w:r w:rsidR="00156C5F">
        <w:t>.</w:t>
      </w:r>
    </w:p>
    <w:p w14:paraId="7141D591" w14:textId="4A11C305" w:rsidR="00156C5F" w:rsidRDefault="008B1434" w:rsidP="00156C5F">
      <w:pPr>
        <w:pStyle w:val="Kp"/>
      </w:pPr>
      <w:r>
        <w:rPr>
          <w:noProof/>
        </w:rPr>
        <w:drawing>
          <wp:inline distT="0" distB="0" distL="0" distR="0" wp14:anchorId="388B9ED3" wp14:editId="398E521B">
            <wp:extent cx="4680000" cy="4283810"/>
            <wp:effectExtent l="0" t="0" r="6350" b="2540"/>
            <wp:docPr id="43" name="Kép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159" w:name="_Ref104678824"/>
    <w:p w14:paraId="5E7DC8FD" w14:textId="6B912750" w:rsidR="00156C5F" w:rsidRPr="00156C5F" w:rsidRDefault="00156C5F" w:rsidP="00156C5F">
      <w:pPr>
        <w:pStyle w:val="Kpalrs"/>
      </w:pPr>
      <w:r>
        <w:fldChar w:fldCharType="begin"/>
      </w:r>
      <w:r>
        <w:instrText xml:space="preserve"> SEQ ábra \* ARABIC </w:instrText>
      </w:r>
      <w:r>
        <w:fldChar w:fldCharType="separate"/>
      </w:r>
      <w:r w:rsidR="00F912B5">
        <w:rPr>
          <w:noProof/>
        </w:rPr>
        <w:t>15</w:t>
      </w:r>
      <w:r>
        <w:fldChar w:fldCharType="end"/>
      </w:r>
      <w:r>
        <w:t>. ábra</w:t>
      </w:r>
      <w:bookmarkEnd w:id="159"/>
      <w:r>
        <w:t>: A maximális lépéstávolság számításához felhasznált mozgási tartományok egy körbe tolva.</w:t>
      </w:r>
    </w:p>
    <w:p w14:paraId="4918191D" w14:textId="0309AD04" w:rsidR="00AD2F82" w:rsidRDefault="00F02518" w:rsidP="00985841">
      <w:r>
        <w:t xml:space="preserve">A metszéspontokat egy láb </w:t>
      </w:r>
      <w:r w:rsidRPr="00A06810">
        <w:rPr>
          <w:rStyle w:val="Kiemels"/>
        </w:rPr>
        <w:t>C</w:t>
      </w:r>
      <w:r w:rsidRPr="00A06810">
        <w:rPr>
          <w:rStyle w:val="Kiemels"/>
          <w:vertAlign w:val="subscript"/>
        </w:rPr>
        <w:t>i</w:t>
      </w:r>
      <w:r>
        <w:t xml:space="preserve"> középpontjából számolom ki</w:t>
      </w:r>
      <w:r w:rsidR="00C83D4D">
        <w:t>, ezért minden lábhoz tartozik egy síknegyed</w:t>
      </w:r>
      <w:del w:id="160" w:author="János Dusa" w:date="2022-05-29T20:49:00Z">
        <w:r w:rsidR="00C83D4D" w:rsidDel="00684C43">
          <w:delText xml:space="preserve"> melybe</w:delText>
        </w:r>
      </w:del>
      <w:ins w:id="161" w:author="János Dusa" w:date="2022-05-29T20:49:00Z">
        <w:r w:rsidR="00684C43">
          <w:t>, és az ehhez</w:t>
        </w:r>
      </w:ins>
      <w:r w:rsidR="00C83D4D">
        <w:t xml:space="preserve"> tartozó körnegyedek leírják az adott lábhoz tartozó elérési tartományt. A síknegyedeket egy az </w:t>
      </w:r>
      <w:del w:id="162" w:author="János Dusa" w:date="2022-05-29T20:51:00Z">
        <w:r w:rsidR="00C83D4D" w:rsidDel="00684C43">
          <w:delText>abba tartozó</w:delText>
        </w:r>
      </w:del>
      <w:ins w:id="163" w:author="János Dusa" w:date="2022-05-29T20:51:00Z">
        <w:r w:rsidR="00684C43">
          <w:t>arra vonatkozó</w:t>
        </w:r>
      </w:ins>
      <w:r w:rsidR="00C83D4D">
        <w:t xml:space="preserve"> vektorral írtam le, melynek mindkét koordinátájának abszolútértéke egy, tehát csak az előjelükben van különbség.</w:t>
      </w:r>
      <w:r w:rsidR="00985841">
        <w:t xml:space="preserve"> Ezen vektorokkal így könnyedén tudtam számításokat, eltolásokat végezni. A különböző síknegyedekhez tartozó értékeket az </w:t>
      </w:r>
      <w:r w:rsidR="00A06810">
        <w:fldChar w:fldCharType="begin"/>
      </w:r>
      <w:r w:rsidR="00A06810">
        <w:instrText xml:space="preserve"> REF _Ref104701916 \h </w:instrText>
      </w:r>
      <w:r w:rsidR="00A06810">
        <w:fldChar w:fldCharType="separate"/>
      </w:r>
      <w:r w:rsidR="002C14BC">
        <w:rPr>
          <w:noProof/>
        </w:rPr>
        <w:t>2</w:t>
      </w:r>
      <w:r w:rsidR="002C14BC">
        <w:t>. táblázat</w:t>
      </w:r>
      <w:r w:rsidR="00A06810">
        <w:fldChar w:fldCharType="end"/>
      </w:r>
      <w:r w:rsidR="00A06810">
        <w:t xml:space="preserve"> </w:t>
      </w:r>
      <w:r w:rsidR="00985841">
        <w:t>mutatom be.</w:t>
      </w:r>
    </w:p>
    <w:tbl>
      <w:tblPr>
        <w:tblStyle w:val="Rcsostblzat"/>
        <w:tblW w:w="8494" w:type="dxa"/>
        <w:tblLook w:val="04A0" w:firstRow="1" w:lastRow="0" w:firstColumn="1" w:lastColumn="0" w:noHBand="0" w:noVBand="1"/>
      </w:tblPr>
      <w:tblGrid>
        <w:gridCol w:w="2831"/>
        <w:gridCol w:w="2831"/>
        <w:gridCol w:w="2832"/>
      </w:tblGrid>
      <w:tr w:rsidR="00985841" w14:paraId="3BCA17AD" w14:textId="77777777" w:rsidTr="00985841">
        <w:tc>
          <w:tcPr>
            <w:tcW w:w="2831" w:type="dxa"/>
          </w:tcPr>
          <w:p w14:paraId="68E8192D" w14:textId="6AA34C40" w:rsidR="00985841" w:rsidRDefault="00985841" w:rsidP="00985841">
            <w:pPr>
              <w:ind w:firstLine="0"/>
            </w:pPr>
            <w:r>
              <w:t>Láb</w:t>
            </w:r>
          </w:p>
        </w:tc>
        <w:tc>
          <w:tcPr>
            <w:tcW w:w="2831" w:type="dxa"/>
          </w:tcPr>
          <w:p w14:paraId="209C36A4" w14:textId="5C29D820" w:rsidR="00985841" w:rsidRDefault="00985841" w:rsidP="00985841">
            <w:pPr>
              <w:ind w:firstLine="0"/>
            </w:pPr>
            <w:r>
              <w:t>x</w:t>
            </w:r>
          </w:p>
        </w:tc>
        <w:tc>
          <w:tcPr>
            <w:tcW w:w="2832" w:type="dxa"/>
          </w:tcPr>
          <w:p w14:paraId="23E8F9F6" w14:textId="74C16A46" w:rsidR="00985841" w:rsidRDefault="000D29BF" w:rsidP="00985841">
            <w:pPr>
              <w:ind w:firstLine="0"/>
            </w:pPr>
            <w:r>
              <w:t>z</w:t>
            </w:r>
          </w:p>
        </w:tc>
      </w:tr>
      <w:tr w:rsidR="00985841" w14:paraId="492535DD" w14:textId="77777777" w:rsidTr="00985841">
        <w:tc>
          <w:tcPr>
            <w:tcW w:w="2831" w:type="dxa"/>
          </w:tcPr>
          <w:p w14:paraId="3D722E12" w14:textId="15B115DC" w:rsidR="00985841" w:rsidRDefault="00985841" w:rsidP="00985841">
            <w:pPr>
              <w:ind w:firstLine="0"/>
            </w:pPr>
            <w:r>
              <w:t>Jobb első</w:t>
            </w:r>
          </w:p>
        </w:tc>
        <w:tc>
          <w:tcPr>
            <w:tcW w:w="2831" w:type="dxa"/>
          </w:tcPr>
          <w:p w14:paraId="07620D73" w14:textId="51652D9F" w:rsidR="00985841" w:rsidRDefault="000D29BF" w:rsidP="00985841">
            <w:pPr>
              <w:ind w:firstLine="0"/>
            </w:pPr>
            <w:r>
              <w:t>1</w:t>
            </w:r>
          </w:p>
        </w:tc>
        <w:tc>
          <w:tcPr>
            <w:tcW w:w="2832" w:type="dxa"/>
          </w:tcPr>
          <w:p w14:paraId="57AAA914" w14:textId="31940D1F" w:rsidR="00985841" w:rsidRDefault="000D29BF" w:rsidP="00985841">
            <w:pPr>
              <w:ind w:firstLine="0"/>
            </w:pPr>
            <w:r>
              <w:t>1</w:t>
            </w:r>
          </w:p>
        </w:tc>
      </w:tr>
      <w:tr w:rsidR="00985841" w14:paraId="537C5527" w14:textId="77777777" w:rsidTr="00985841">
        <w:tc>
          <w:tcPr>
            <w:tcW w:w="2831" w:type="dxa"/>
          </w:tcPr>
          <w:p w14:paraId="19AFA5BA" w14:textId="45A04DE5" w:rsidR="00985841" w:rsidRDefault="00985841" w:rsidP="00985841">
            <w:pPr>
              <w:ind w:firstLine="0"/>
            </w:pPr>
            <w:r>
              <w:t>Jobb hátsó</w:t>
            </w:r>
          </w:p>
        </w:tc>
        <w:tc>
          <w:tcPr>
            <w:tcW w:w="2831" w:type="dxa"/>
          </w:tcPr>
          <w:p w14:paraId="3DCFBF1A" w14:textId="3B16EE40" w:rsidR="00985841" w:rsidRDefault="000D29BF" w:rsidP="00985841">
            <w:pPr>
              <w:ind w:firstLine="0"/>
            </w:pPr>
            <w:r>
              <w:t>1</w:t>
            </w:r>
          </w:p>
        </w:tc>
        <w:tc>
          <w:tcPr>
            <w:tcW w:w="2832" w:type="dxa"/>
          </w:tcPr>
          <w:p w14:paraId="65E313D2" w14:textId="29AEC64F" w:rsidR="00985841" w:rsidRDefault="000D29BF" w:rsidP="00985841">
            <w:pPr>
              <w:ind w:firstLine="0"/>
            </w:pPr>
            <w:r>
              <w:t>-1</w:t>
            </w:r>
          </w:p>
        </w:tc>
      </w:tr>
      <w:tr w:rsidR="00985841" w14:paraId="3F55DDCB" w14:textId="77777777" w:rsidTr="00985841">
        <w:tc>
          <w:tcPr>
            <w:tcW w:w="2831" w:type="dxa"/>
          </w:tcPr>
          <w:p w14:paraId="71129522" w14:textId="31D93424" w:rsidR="00985841" w:rsidRDefault="00985841" w:rsidP="00985841">
            <w:pPr>
              <w:ind w:firstLine="0"/>
            </w:pPr>
            <w:r>
              <w:t>Bal első</w:t>
            </w:r>
          </w:p>
        </w:tc>
        <w:tc>
          <w:tcPr>
            <w:tcW w:w="2831" w:type="dxa"/>
          </w:tcPr>
          <w:p w14:paraId="780877E4" w14:textId="15C4124C" w:rsidR="00985841" w:rsidRDefault="000D29BF" w:rsidP="00985841">
            <w:pPr>
              <w:ind w:firstLine="0"/>
            </w:pPr>
            <w:r>
              <w:t>-1</w:t>
            </w:r>
          </w:p>
        </w:tc>
        <w:tc>
          <w:tcPr>
            <w:tcW w:w="2832" w:type="dxa"/>
          </w:tcPr>
          <w:p w14:paraId="77EC4D14" w14:textId="1DFE9ED7" w:rsidR="00985841" w:rsidRDefault="000D29BF" w:rsidP="00985841">
            <w:pPr>
              <w:ind w:firstLine="0"/>
            </w:pPr>
            <w:r>
              <w:t>1</w:t>
            </w:r>
          </w:p>
        </w:tc>
      </w:tr>
      <w:tr w:rsidR="00985841" w14:paraId="431D4182" w14:textId="77777777" w:rsidTr="00985841">
        <w:tc>
          <w:tcPr>
            <w:tcW w:w="2831" w:type="dxa"/>
          </w:tcPr>
          <w:p w14:paraId="485EC1F9" w14:textId="74B21CC5" w:rsidR="00985841" w:rsidRDefault="00985841" w:rsidP="00985841">
            <w:pPr>
              <w:ind w:firstLine="0"/>
            </w:pPr>
            <w:r>
              <w:lastRenderedPageBreak/>
              <w:t>Bal hátsó</w:t>
            </w:r>
          </w:p>
        </w:tc>
        <w:tc>
          <w:tcPr>
            <w:tcW w:w="2831" w:type="dxa"/>
          </w:tcPr>
          <w:p w14:paraId="6864D9E3" w14:textId="10D7DC6E" w:rsidR="00985841" w:rsidRDefault="000D29BF" w:rsidP="00985841">
            <w:pPr>
              <w:ind w:firstLine="0"/>
            </w:pPr>
            <w:r>
              <w:t>-1</w:t>
            </w:r>
          </w:p>
        </w:tc>
        <w:tc>
          <w:tcPr>
            <w:tcW w:w="2832" w:type="dxa"/>
          </w:tcPr>
          <w:p w14:paraId="0007B7A7" w14:textId="06EC6E98" w:rsidR="00985841" w:rsidRDefault="000D29BF" w:rsidP="003C078C">
            <w:pPr>
              <w:keepNext/>
              <w:ind w:firstLine="0"/>
            </w:pPr>
            <w:r>
              <w:t>-1</w:t>
            </w:r>
          </w:p>
        </w:tc>
      </w:tr>
    </w:tbl>
    <w:bookmarkStart w:id="164" w:name="_Ref104701916"/>
    <w:p w14:paraId="32E0A9B4" w14:textId="2A199823" w:rsidR="00985841" w:rsidRDefault="003C078C" w:rsidP="003C078C">
      <w:pPr>
        <w:pStyle w:val="Kpalrs"/>
      </w:pPr>
      <w:r>
        <w:fldChar w:fldCharType="begin"/>
      </w:r>
      <w:r>
        <w:instrText xml:space="preserve"> SEQ táblázat \* ARABIC </w:instrText>
      </w:r>
      <w:r>
        <w:fldChar w:fldCharType="separate"/>
      </w:r>
      <w:r w:rsidR="002C14BC">
        <w:rPr>
          <w:noProof/>
        </w:rPr>
        <w:t>2</w:t>
      </w:r>
      <w:r>
        <w:fldChar w:fldCharType="end"/>
      </w:r>
      <w:r>
        <w:t>. táblázat</w:t>
      </w:r>
      <w:bookmarkEnd w:id="164"/>
      <w:r>
        <w:t xml:space="preserve">: </w:t>
      </w:r>
      <w:r w:rsidRPr="00F85FA1">
        <w:t>Az eltolásvekto</w:t>
      </w:r>
      <w:r>
        <w:t>r</w:t>
      </w:r>
      <w:r w:rsidRPr="00F85FA1">
        <w:t>hoz tartozó koordináták síknegyedenként.</w:t>
      </w:r>
    </w:p>
    <w:p w14:paraId="329044B0" w14:textId="166AA627" w:rsidR="000B08E1" w:rsidRDefault="00A06810" w:rsidP="007A20FA">
      <w:r>
        <w:t xml:space="preserve">A lábhoz tartozó pálya egyenesét megszorozva az eltolásvektorral </w:t>
      </w:r>
      <w:r w:rsidR="00E759AD">
        <w:t>kiválasztom</w:t>
      </w:r>
      <w:ins w:id="165" w:author="János Dusa" w:date="2022-05-29T20:54:00Z">
        <w:r w:rsidR="002E39AF">
          <w:t xml:space="preserve"> azt</w:t>
        </w:r>
      </w:ins>
      <w:r w:rsidR="00E759AD">
        <w:t xml:space="preserve">, hogy melyik síknegyedhez tartozó egyenes metszéspontjait számolom ki. Függetlenül a kiválasztott síknegyedtől kiszámolom az összes metszéspontot. </w:t>
      </w:r>
      <w:r w:rsidR="00916515">
        <w:t>Egy egyenes</w:t>
      </w:r>
      <w:r w:rsidR="009F7E1E">
        <w:t>nek</w:t>
      </w:r>
      <w:r w:rsidR="00916515">
        <w:t xml:space="preserve"> és egy körnek legfeljebb két metszéspontja lehet, míg két egyenesnek egy. </w:t>
      </w:r>
      <w:r w:rsidR="00E759AD">
        <w:t>Ezért a két körből és két egyenesből összesen legfeljebb hat metszéspont keletkezhet</w:t>
      </w:r>
      <w:r w:rsidR="007A20FA">
        <w:t>, melyeket a</w:t>
      </w:r>
      <w:r w:rsidR="00F02518">
        <w:t xml:space="preserve"> </w:t>
      </w:r>
      <w:r w:rsidR="00F02518">
        <w:fldChar w:fldCharType="begin"/>
      </w:r>
      <w:r w:rsidR="00F02518">
        <w:instrText xml:space="preserve"> REF _Ref104678824 \h </w:instrText>
      </w:r>
      <w:r w:rsidR="00F02518">
        <w:fldChar w:fldCharType="separate"/>
      </w:r>
      <w:r w:rsidR="002C14BC">
        <w:rPr>
          <w:noProof/>
        </w:rPr>
        <w:t>15</w:t>
      </w:r>
      <w:r w:rsidR="002C14BC">
        <w:t>. ábra</w:t>
      </w:r>
      <w:r w:rsidR="00F02518">
        <w:fldChar w:fldCharType="end"/>
      </w:r>
      <w:r w:rsidR="00F02518">
        <w:t xml:space="preserve"> </w:t>
      </w:r>
      <w:ins w:id="166" w:author="János Dusa" w:date="2022-05-29T20:55:00Z">
        <w:r w:rsidR="002E39AF">
          <w:t>segítségével</w:t>
        </w:r>
      </w:ins>
      <w:del w:id="167" w:author="János Dusa" w:date="2022-05-29T20:55:00Z">
        <w:r w:rsidR="00F02518" w:rsidDel="002E39AF">
          <w:delText>is</w:delText>
        </w:r>
      </w:del>
      <w:r w:rsidR="00F02518">
        <w:t xml:space="preserve"> megjelöltem</w:t>
      </w:r>
      <w:r w:rsidR="007A20FA">
        <w:t xml:space="preserve"> </w:t>
      </w:r>
      <w:r w:rsidR="007A20FA" w:rsidRPr="007A20FA">
        <w:rPr>
          <w:rStyle w:val="Kiemels"/>
        </w:rPr>
        <w:t>P</w:t>
      </w:r>
      <w:r w:rsidR="007A20FA" w:rsidRPr="007A20FA">
        <w:rPr>
          <w:rStyle w:val="Kiemels"/>
          <w:vertAlign w:val="subscript"/>
        </w:rPr>
        <w:t>1</w:t>
      </w:r>
      <w:r w:rsidR="007A20FA">
        <w:t xml:space="preserve">-től </w:t>
      </w:r>
      <w:r w:rsidR="007A20FA" w:rsidRPr="007A20FA">
        <w:rPr>
          <w:rStyle w:val="Kiemels"/>
        </w:rPr>
        <w:t>P</w:t>
      </w:r>
      <w:r w:rsidR="007A20FA" w:rsidRPr="007A20FA">
        <w:rPr>
          <w:rStyle w:val="Kiemels"/>
          <w:vertAlign w:val="subscript"/>
        </w:rPr>
        <w:t>6</w:t>
      </w:r>
      <w:r w:rsidR="007A20FA">
        <w:t xml:space="preserve"> pontokkal. Minden pontot megszor</w:t>
      </w:r>
      <w:del w:id="168" w:author="János Dusa" w:date="2022-05-29T20:56:00Z">
        <w:r w:rsidR="007A20FA" w:rsidDel="002E39AF">
          <w:delText>o</w:delText>
        </w:r>
      </w:del>
      <w:r w:rsidR="007A20FA">
        <w:t>z</w:t>
      </w:r>
      <w:r w:rsidR="00C862B9">
        <w:t>ok</w:t>
      </w:r>
      <w:r w:rsidR="007A20FA">
        <w:t xml:space="preserve"> a fent említett eltolásvektorral</w:t>
      </w:r>
      <w:r w:rsidR="00C862B9">
        <w:t>, így</w:t>
      </w:r>
      <w:r w:rsidR="007A20FA">
        <w:t xml:space="preserve"> csak azon pontok kerülnek</w:t>
      </w:r>
      <w:r w:rsidR="00323F27">
        <w:t xml:space="preserve"> a két kör esetében</w:t>
      </w:r>
      <w:del w:id="169" w:author="János Dusa" w:date="2022-05-29T20:56:00Z">
        <w:r w:rsidR="00323F27" w:rsidDel="002E39AF">
          <w:delText>,</w:delText>
        </w:r>
      </w:del>
      <w:r w:rsidR="00323F27">
        <w:t xml:space="preserve"> a pozitív tartományba, a két tengely esetében a két kör sugarának pozitív értékei közé</w:t>
      </w:r>
      <w:r w:rsidR="00AD2F82">
        <w:t xml:space="preserve">, melyek a keresett </w:t>
      </w:r>
      <w:r w:rsidR="00916515">
        <w:t>elérési</w:t>
      </w:r>
      <w:r w:rsidR="00AD2F82">
        <w:t xml:space="preserve"> tartományhoz tartoznak.</w:t>
      </w:r>
      <w:r w:rsidR="00E50EC1">
        <w:t xml:space="preserve"> A megfelelő tartományba eső pontokat elment</w:t>
      </w:r>
      <w:r w:rsidR="00C862B9">
        <w:t xml:space="preserve">em egy </w:t>
      </w:r>
      <w:del w:id="170" w:author="János Dusa" w:date="2022-05-29T20:56:00Z">
        <w:r w:rsidR="00C862B9" w:rsidDel="002E39AF">
          <w:delText>hat elemű</w:delText>
        </w:r>
      </w:del>
      <w:ins w:id="171" w:author="János Dusa" w:date="2022-05-29T20:56:00Z">
        <w:r w:rsidR="002E39AF">
          <w:t>hatelemű</w:t>
        </w:r>
      </w:ins>
      <w:r w:rsidR="00C862B9">
        <w:t xml:space="preserve"> tömbbe, a pontok megtalálásának sorrendjében. Így leellenőrizhető</w:t>
      </w:r>
      <w:ins w:id="172" w:author="János Dusa" w:date="2022-05-29T20:57:00Z">
        <w:r w:rsidR="002E39AF">
          <w:t xml:space="preserve"> az</w:t>
        </w:r>
      </w:ins>
      <w:r w:rsidR="00C862B9">
        <w:t>, hogy az algoritmus tényleg csak két pontot talá</w:t>
      </w:r>
      <w:r w:rsidR="006148A5">
        <w:t>l</w:t>
      </w:r>
      <w:r w:rsidR="00C862B9">
        <w:t>t.</w:t>
      </w:r>
    </w:p>
    <w:p w14:paraId="3781EAC6" w14:textId="12C5297F" w:rsidR="002D095C" w:rsidRDefault="002D095C" w:rsidP="00323F27">
      <w:del w:id="173" w:author="János Dusa" w:date="2022-05-29T20:57:00Z">
        <w:r w:rsidDel="002E39AF">
          <w:delText>Mivel a</w:delText>
        </w:r>
      </w:del>
      <w:ins w:id="174" w:author="János Dusa" w:date="2022-05-29T20:57:00Z">
        <w:r w:rsidR="002E39AF">
          <w:t>A</w:t>
        </w:r>
      </w:ins>
      <w:r>
        <w:t xml:space="preserve"> számítások a szimuláció után a mikrokontrolleren fognak megvalósulni </w:t>
      </w:r>
      <w:r w:rsidR="00204CEC">
        <w:t>float változók felhasználásával</w:t>
      </w:r>
      <w:r w:rsidR="00E50EC1">
        <w:t>. Ezek nem a legpontosabb számábrázolást valósítják meg,</w:t>
      </w:r>
      <w:r w:rsidR="00204CEC">
        <w:t xml:space="preserve"> </w:t>
      </w:r>
      <w:r w:rsidR="00E50EC1">
        <w:t>e</w:t>
      </w:r>
      <w:r w:rsidR="00204CEC">
        <w:t>zért felhasználtam egy eps</w:t>
      </w:r>
      <w:r w:rsidR="00EA104E">
        <w:t>z</w:t>
      </w:r>
      <w:r w:rsidR="00204CEC">
        <w:t xml:space="preserve">ilon változót a </w:t>
      </w:r>
      <w:r w:rsidR="00492A1A">
        <w:t>számítási pontosság tűréshatárának beállítására.</w:t>
      </w:r>
    </w:p>
    <w:p w14:paraId="3DDD22D6" w14:textId="384A28DD" w:rsidR="0051187E" w:rsidRDefault="00BA0331" w:rsidP="0036329D">
      <w:pPr>
        <w:pStyle w:val="Cmsor3"/>
      </w:pPr>
      <w:bookmarkStart w:id="175" w:name="_Toc104719497"/>
      <w:commentRangeStart w:id="176"/>
      <w:r>
        <w:t>Lépéstávolság</w:t>
      </w:r>
      <w:commentRangeEnd w:id="176"/>
      <w:r w:rsidR="00405EF6">
        <w:rPr>
          <w:rStyle w:val="Jegyzethivatkozs"/>
          <w:rFonts w:cs="Times New Roman"/>
          <w:b w:val="0"/>
          <w:bCs w:val="0"/>
        </w:rPr>
        <w:commentReference w:id="176"/>
      </w:r>
      <w:bookmarkEnd w:id="175"/>
    </w:p>
    <w:p w14:paraId="07B073C4" w14:textId="16D59862" w:rsidR="00EA104E" w:rsidRDefault="00EA104E" w:rsidP="00EA104E">
      <w:r>
        <w:t>A maximális lépéstávolság kiszámítása előtt a négy láb lépéstávolságát számol</w:t>
      </w:r>
      <w:r w:rsidR="00C862B9">
        <w:t>om ki</w:t>
      </w:r>
      <w:r>
        <w:t xml:space="preserve">. A </w:t>
      </w:r>
      <w:r>
        <w:fldChar w:fldCharType="begin"/>
      </w:r>
      <w:r>
        <w:instrText xml:space="preserve"> REF _Ref103210450 \r \h </w:instrText>
      </w:r>
      <w:r>
        <w:fldChar w:fldCharType="separate"/>
      </w:r>
      <w:r w:rsidR="002C14BC">
        <w:t>3.2.1</w:t>
      </w:r>
      <w:r>
        <w:fldChar w:fldCharType="end"/>
      </w:r>
      <w:r>
        <w:t xml:space="preserve"> részben leírtak alapján megkapott </w:t>
      </w:r>
      <w:r w:rsidR="00B41D0C" w:rsidRPr="00D235E5">
        <w:rPr>
          <w:rStyle w:val="Kiemels"/>
        </w:rPr>
        <w:t>P</w:t>
      </w:r>
      <w:r w:rsidR="00B41D0C" w:rsidRPr="00D235E5">
        <w:rPr>
          <w:rStyle w:val="Kiemels"/>
          <w:vertAlign w:val="subscript"/>
        </w:rPr>
        <w:t>1</w:t>
      </w:r>
      <w:r w:rsidR="00B41D0C">
        <w:t xml:space="preserve"> és </w:t>
      </w:r>
      <w:r w:rsidR="00B41D0C" w:rsidRPr="00D235E5">
        <w:rPr>
          <w:rStyle w:val="Kiemels"/>
        </w:rPr>
        <w:t>P</w:t>
      </w:r>
      <w:r w:rsidR="00B41D0C" w:rsidRPr="00D235E5">
        <w:rPr>
          <w:rStyle w:val="Kiemels"/>
          <w:vertAlign w:val="subscript"/>
        </w:rPr>
        <w:t>2</w:t>
      </w:r>
      <w:r w:rsidR="00B41D0C">
        <w:t xml:space="preserve"> pontok</w:t>
      </w:r>
      <w:r w:rsidR="006148A5">
        <w:t>kal tovább számolom a robot lépéstávolságát. A kettő</w:t>
      </w:r>
      <w:r w:rsidR="00B41D0C">
        <w:t xml:space="preserve"> k</w:t>
      </w:r>
      <w:r>
        <w:t>özül az lesz a megfelelő, melyet kivonva az elérési tartomány</w:t>
      </w:r>
      <w:r w:rsidR="00D235E5">
        <w:t xml:space="preserve"> </w:t>
      </w:r>
      <w:r w:rsidR="00D235E5" w:rsidRPr="00D235E5">
        <w:rPr>
          <w:rStyle w:val="Kiemels"/>
          <w:u w:val="single"/>
        </w:rPr>
        <w:t>C</w:t>
      </w:r>
      <w:r w:rsidR="00D235E5" w:rsidRPr="00D235E5">
        <w:rPr>
          <w:rStyle w:val="Kiemels"/>
          <w:vertAlign w:val="subscript"/>
        </w:rPr>
        <w:t>i</w:t>
      </w:r>
      <w:r>
        <w:t xml:space="preserve"> középpontjá</w:t>
      </w:r>
      <w:r w:rsidR="00D235E5">
        <w:t>nak vektorjá</w:t>
      </w:r>
      <w:r>
        <w:t>ból a robot mozgásával közel megegyező irányú vektort kap</w:t>
      </w:r>
      <w:r w:rsidR="006148A5">
        <w:t>o</w:t>
      </w:r>
      <w:r>
        <w:t>k</w:t>
      </w:r>
      <w:r w:rsidR="00B41D0C">
        <w:t xml:space="preserve">, ezt az </w:t>
      </w:r>
      <w:r w:rsidR="009F024D">
        <w:fldChar w:fldCharType="begin"/>
      </w:r>
      <w:r w:rsidR="009F024D">
        <w:instrText xml:space="preserve"> REF _Ref104679545 \h </w:instrText>
      </w:r>
      <w:r w:rsidR="009F024D">
        <w:fldChar w:fldCharType="separate"/>
      </w:r>
      <w:r w:rsidR="002C14BC">
        <w:rPr>
          <w:noProof/>
        </w:rPr>
        <w:t>16</w:t>
      </w:r>
      <w:r w:rsidR="002C14BC">
        <w:t>. ábra</w:t>
      </w:r>
      <w:r w:rsidR="009F024D">
        <w:fldChar w:fldCharType="end"/>
      </w:r>
      <w:r w:rsidR="009F024D">
        <w:t xml:space="preserve"> </w:t>
      </w:r>
      <w:ins w:id="177" w:author="János Dusa" w:date="2022-05-29T20:58:00Z">
        <w:r w:rsidR="002E39AF">
          <w:t xml:space="preserve">közvetítésével </w:t>
        </w:r>
      </w:ins>
      <w:r w:rsidR="00B41D0C">
        <w:t>mutatom be</w:t>
      </w:r>
      <w:r w:rsidR="00D235E5">
        <w:t xml:space="preserve"> az </w:t>
      </w:r>
      <w:r w:rsidR="00D235E5" w:rsidRPr="00D235E5">
        <w:rPr>
          <w:rStyle w:val="Kiemels"/>
          <w:u w:val="single"/>
        </w:rPr>
        <w:t>m</w:t>
      </w:r>
      <w:r w:rsidR="00D235E5" w:rsidRPr="00D235E5">
        <w:rPr>
          <w:rStyle w:val="Kiemels"/>
          <w:vertAlign w:val="subscript"/>
        </w:rPr>
        <w:t>i</w:t>
      </w:r>
      <w:r w:rsidR="00D235E5">
        <w:t xml:space="preserve"> vektor segítségével</w:t>
      </w:r>
      <w:r>
        <w:t xml:space="preserve">. A számítás során a </w:t>
      </w:r>
      <w:del w:id="178" w:author="János Dusa" w:date="2022-05-29T20:59:00Z">
        <w:r w:rsidDel="001847E0">
          <w:delText xml:space="preserve">föntebbiekhez </w:delText>
        </w:r>
      </w:del>
      <w:ins w:id="179" w:author="János Dusa" w:date="2022-05-29T20:59:00Z">
        <w:r w:rsidR="001847E0">
          <w:t>fent</w:t>
        </w:r>
        <w:r w:rsidR="001847E0">
          <w:t xml:space="preserve">iekhez </w:t>
        </w:r>
      </w:ins>
      <w:r>
        <w:t>hasonlóan felhasználtam egy epszilon változót a pontatlanságból eredő hiba elkerülésére.</w:t>
      </w:r>
    </w:p>
    <w:p w14:paraId="1755D88F" w14:textId="1C7A0B2F" w:rsidR="00EA104E" w:rsidRDefault="00EA104E" w:rsidP="00EA104E">
      <w:r>
        <w:t>A négy lábhoz tartozó lépéstávolság kiszámítása után a maximális lépéstávolság kiszámítása már nem okoz problémát. Ugyan a változó neve ebből a környezetből nézve pontatlanul azon legnagyobb távolságra utal, melyet még minden láb leléphet, mielőtt elérné az elérési tartomány szélét. Ezek után egyértelművé válik az, hogy a négy lépéstávolság minimumát kell venn</w:t>
      </w:r>
      <w:r w:rsidR="00D235E5">
        <w:t>em</w:t>
      </w:r>
      <w:r>
        <w:t xml:space="preserve"> annak érdekében, hogy soha ne léphessen ki egyik láb sem az elérési tartományból.</w:t>
      </w:r>
    </w:p>
    <w:p w14:paraId="6717E99D" w14:textId="77777777" w:rsidR="009F024D" w:rsidRDefault="00B41D0C" w:rsidP="009F024D">
      <w:pPr>
        <w:pStyle w:val="Kp"/>
      </w:pPr>
      <w:r>
        <w:rPr>
          <w:noProof/>
        </w:rPr>
        <w:lastRenderedPageBreak/>
        <w:drawing>
          <wp:inline distT="0" distB="0" distL="0" distR="0" wp14:anchorId="7D503AFE" wp14:editId="336C49C8">
            <wp:extent cx="4680000" cy="4283670"/>
            <wp:effectExtent l="0" t="0" r="635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0000" cy="4283670"/>
                    </a:xfrm>
                    <a:prstGeom prst="rect">
                      <a:avLst/>
                    </a:prstGeom>
                    <a:noFill/>
                    <a:ln>
                      <a:noFill/>
                    </a:ln>
                  </pic:spPr>
                </pic:pic>
              </a:graphicData>
            </a:graphic>
          </wp:inline>
        </w:drawing>
      </w:r>
    </w:p>
    <w:bookmarkStart w:id="180" w:name="_Ref104679545"/>
    <w:p w14:paraId="72004ED0" w14:textId="3ABC8516" w:rsidR="00B41D0C" w:rsidRPr="00B41D0C" w:rsidRDefault="009F024D" w:rsidP="009F024D">
      <w:pPr>
        <w:pStyle w:val="Kpalrs"/>
      </w:pPr>
      <w:r>
        <w:fldChar w:fldCharType="begin"/>
      </w:r>
      <w:r>
        <w:instrText xml:space="preserve"> SEQ ábra \* ARABIC </w:instrText>
      </w:r>
      <w:r>
        <w:fldChar w:fldCharType="separate"/>
      </w:r>
      <w:r w:rsidR="00F912B5">
        <w:rPr>
          <w:noProof/>
        </w:rPr>
        <w:t>16</w:t>
      </w:r>
      <w:r>
        <w:fldChar w:fldCharType="end"/>
      </w:r>
      <w:r>
        <w:t>. ábra</w:t>
      </w:r>
      <w:bookmarkEnd w:id="180"/>
      <w:r>
        <w:t>: Maximális lépéstávolság kiszámolása lábanként.</w:t>
      </w:r>
    </w:p>
    <w:p w14:paraId="269BCDC2" w14:textId="3C0014A5" w:rsidR="0036329D" w:rsidRDefault="00484E45" w:rsidP="0036329D">
      <w:pPr>
        <w:pStyle w:val="Cmsor2"/>
      </w:pPr>
      <w:bookmarkStart w:id="181" w:name="_Toc104719498"/>
      <w:bookmarkStart w:id="182" w:name="_Ref104731974"/>
      <w:bookmarkStart w:id="183" w:name="_Ref104732829"/>
      <w:r>
        <w:t>Lépéstávolság kiszám</w:t>
      </w:r>
      <w:r w:rsidR="00EA104E">
        <w:t>ítás</w:t>
      </w:r>
      <w:r>
        <w:t>a a teljes távolság függvényében</w:t>
      </w:r>
      <w:bookmarkEnd w:id="181"/>
      <w:bookmarkEnd w:id="182"/>
      <w:bookmarkEnd w:id="183"/>
    </w:p>
    <w:p w14:paraId="488A9707" w14:textId="48C740A1" w:rsidR="00EB1497" w:rsidRDefault="00EB1497" w:rsidP="00EB1497">
      <w:r>
        <w:t xml:space="preserve">A </w:t>
      </w:r>
      <w:r>
        <w:fldChar w:fldCharType="begin"/>
      </w:r>
      <w:r>
        <w:instrText xml:space="preserve"> REF _Ref103257635 \r \h </w:instrText>
      </w:r>
      <w:r>
        <w:fldChar w:fldCharType="separate"/>
      </w:r>
      <w:r w:rsidR="002C14BC">
        <w:t>3.2</w:t>
      </w:r>
      <w:r>
        <w:fldChar w:fldCharType="end"/>
      </w:r>
      <w:r>
        <w:t xml:space="preserve"> fejezetben részletezett maximális lépéstávolság számításakor a robot fizikai korlátait használtam fel, azonban a tényleges lépéstávolság kiszámításhoz további paramétereket is figyelembe kell venni. Ezek a lelépendő távolság, illetve az út alatti elfordulás, melyet a későbbiekben relatív elfordulásnak nevezek.</w:t>
      </w:r>
    </w:p>
    <w:p w14:paraId="07D0C821" w14:textId="0A74E524" w:rsidR="00EB1497" w:rsidRDefault="00EB1497" w:rsidP="00E342E6">
      <w:commentRangeStart w:id="184"/>
      <w:r>
        <w:t xml:space="preserve">Jelen helyzetben a robot mozgása nem egyenletes, ha a lelépendő távolság </w:t>
      </w:r>
      <w:r w:rsidR="00377318">
        <w:t>n</w:t>
      </w:r>
      <w:r>
        <w:t xml:space="preserve">em egész többszöröse a maximális lépéstávolságnak, így a lépések legvégén egy maradék, kisebb lépés marad, mely megtöri a mozgást. </w:t>
      </w:r>
      <w:r w:rsidR="00377318">
        <w:t>Ezen maradék lépés eltűntetése érdekében</w:t>
      </w:r>
      <w:r>
        <w:t xml:space="preserve"> a lelépendő távolságot elosz</w:t>
      </w:r>
      <w:r w:rsidR="00377318">
        <w:t>tom</w:t>
      </w:r>
      <w:r>
        <w:t xml:space="preserve"> a </w:t>
      </w:r>
      <w:r>
        <w:fldChar w:fldCharType="begin"/>
      </w:r>
      <w:r>
        <w:instrText xml:space="preserve"> REF _Ref103453417 \r \h </w:instrText>
      </w:r>
      <w:r>
        <w:fldChar w:fldCharType="separate"/>
      </w:r>
      <w:r w:rsidR="002C14BC">
        <w:t>3.2</w:t>
      </w:r>
      <w:r>
        <w:fldChar w:fldCharType="end"/>
      </w:r>
      <w:r>
        <w:t xml:space="preserve"> fejezetben számolt maximális lépéstávolsággal</w:t>
      </w:r>
      <w:r w:rsidR="00377318">
        <w:t>, így</w:t>
      </w:r>
      <w:r>
        <w:t xml:space="preserve"> </w:t>
      </w:r>
      <w:r w:rsidR="00377318">
        <w:t>megkapom az út megtételéhez szükséges lépésszámot.</w:t>
      </w:r>
      <w:r>
        <w:t xml:space="preserve"> A lépésszám számolásakor a maximális lépéstávolságot használta</w:t>
      </w:r>
      <w:r w:rsidR="00E342E6">
        <w:t>m</w:t>
      </w:r>
      <w:r>
        <w:t>, ezért az így kapott eredmény a lépésszám minimumát képezi. Mivel a robot csak egész számú lépést tud megtenni, ezért az előbb számított lépésszámot egész számra felkerekít</w:t>
      </w:r>
      <w:r w:rsidR="00E342E6">
        <w:t>em</w:t>
      </w:r>
      <w:r>
        <w:t>, majd eloszt</w:t>
      </w:r>
      <w:r w:rsidR="00E342E6">
        <w:t>om</w:t>
      </w:r>
      <w:r>
        <w:t xml:space="preserve"> vele a lelépendő távolságot, így megkapva azt az új lépéstávolságot, mellyel </w:t>
      </w:r>
      <w:commentRangeEnd w:id="184"/>
      <w:r w:rsidR="00277B62">
        <w:rPr>
          <w:rStyle w:val="Jegyzethivatkozs"/>
        </w:rPr>
        <w:commentReference w:id="184"/>
      </w:r>
      <w:r>
        <w:t xml:space="preserve">immár egységes lépésekkel </w:t>
      </w:r>
      <w:r>
        <w:lastRenderedPageBreak/>
        <w:t xml:space="preserve">lépi le a robot a kiadott </w:t>
      </w:r>
      <w:r w:rsidR="00E342E6">
        <w:t>útvonalat</w:t>
      </w:r>
      <w:r>
        <w:t>. A fentihez hasonló módon kiszámol</w:t>
      </w:r>
      <w:r w:rsidR="00E342E6">
        <w:t>om</w:t>
      </w:r>
      <w:r>
        <w:t xml:space="preserve"> </w:t>
      </w:r>
      <w:del w:id="185" w:author="János Dusa" w:date="2022-05-29T21:01:00Z">
        <w:r w:rsidDel="001847E0">
          <w:delText xml:space="preserve">a </w:delText>
        </w:r>
      </w:del>
      <w:ins w:id="186" w:author="János Dusa" w:date="2022-05-29T21:01:00Z">
        <w:r w:rsidR="001847E0">
          <w:t xml:space="preserve">az </w:t>
        </w:r>
      </w:ins>
      <w:r w:rsidR="00867E79">
        <w:t>elfordulási</w:t>
      </w:r>
      <w:r>
        <w:t xml:space="preserve"> szöget </w:t>
      </w:r>
      <w:r w:rsidR="00E342E6">
        <w:t>lépésenként</w:t>
      </w:r>
      <w:r>
        <w:t>.</w:t>
      </w:r>
    </w:p>
    <w:p w14:paraId="6F9A52A2" w14:textId="346B3A22" w:rsidR="00EB1497" w:rsidRPr="00EF3EBB" w:rsidRDefault="00EB1497" w:rsidP="00EB1497">
      <w:r>
        <w:t xml:space="preserve">Abban az esetben, ha a robotnak forognia is kell mozgás közben, elképzelhető olyan variáció is - jellemzően kis lelépendő távolság esetén -, ahol a kiszámolt lépésszám megtétele alatt a robot nem tud elegendőt forogni. Ekkor </w:t>
      </w:r>
      <w:del w:id="187" w:author="János Dusa" w:date="2022-05-29T21:01:00Z">
        <w:r w:rsidR="00E342E6" w:rsidDel="001847E0">
          <w:delText>újra számolom</w:delText>
        </w:r>
      </w:del>
      <w:ins w:id="188" w:author="János Dusa" w:date="2022-05-29T21:01:00Z">
        <w:r w:rsidR="001847E0">
          <w:t>újraszámolom</w:t>
        </w:r>
      </w:ins>
      <w:r>
        <w:t xml:space="preserve"> a lépésszámot a maximális elfordulással</w:t>
      </w:r>
      <w:r w:rsidR="00E342E6">
        <w:t xml:space="preserve"> lépésenként</w:t>
      </w:r>
      <w:r w:rsidR="002963F9">
        <w:t>. A relatív elfordulást elosztom a maximális elfordulással, majd ezt a fentihez hasonló módon felkerekítem</w:t>
      </w:r>
      <w:ins w:id="189" w:author="János Dusa" w:date="2022-05-29T21:02:00Z">
        <w:r w:rsidR="001847E0">
          <w:t>,</w:t>
        </w:r>
      </w:ins>
      <w:r w:rsidR="002963F9">
        <w:t xml:space="preserve"> és kiszámolom a lépéstávolságot és </w:t>
      </w:r>
      <w:ins w:id="190" w:author="János Dusa" w:date="2022-05-29T21:02:00Z">
        <w:r w:rsidR="001847E0">
          <w:t>az</w:t>
        </w:r>
      </w:ins>
      <w:ins w:id="191" w:author="János Dusa" w:date="2022-05-29T21:03:00Z">
        <w:r w:rsidR="001847E0">
          <w:t xml:space="preserve"> </w:t>
        </w:r>
      </w:ins>
      <w:r w:rsidR="00867E79">
        <w:t>elfordulási</w:t>
      </w:r>
      <w:r w:rsidR="002963F9">
        <w:t xml:space="preserve"> szöget.</w:t>
      </w:r>
    </w:p>
    <w:p w14:paraId="4D6D09DE" w14:textId="6295F6C3" w:rsidR="00484E45" w:rsidRDefault="00484E45" w:rsidP="00484E45">
      <w:pPr>
        <w:pStyle w:val="Cmsor2"/>
      </w:pPr>
      <w:bookmarkStart w:id="192" w:name="_Toc104719499"/>
      <w:r>
        <w:t>Lépéssorrend kiválasztása mozgásirány függvényében</w:t>
      </w:r>
      <w:bookmarkEnd w:id="192"/>
    </w:p>
    <w:p w14:paraId="1755C351" w14:textId="703B4AD8" w:rsidR="00A86DA6" w:rsidRPr="002876F5" w:rsidRDefault="002876F5" w:rsidP="00A86DA6">
      <w:r>
        <w:t>A robot lábainak lépési sorrendjét folyamatosan változtatom annak függvényében, hogy a robot</w:t>
      </w:r>
      <w:r w:rsidR="00D717B1">
        <w:t xml:space="preserve"> milyen irányba mozog.</w:t>
      </w:r>
      <w:r w:rsidR="00671D9B">
        <w:t xml:space="preserve"> </w:t>
      </w:r>
      <w:r w:rsidR="00A86DA6">
        <w:t xml:space="preserve">A lábak lépésének sorrendjét a </w:t>
      </w:r>
      <w:r w:rsidR="00A86DA6" w:rsidRPr="00A93FCB">
        <w:rPr>
          <w:rStyle w:val="Kiemels"/>
          <w:u w:val="single"/>
        </w:rPr>
        <w:t>n</w:t>
      </w:r>
      <w:r w:rsidR="00A86DA6">
        <w:t xml:space="preserve"> mozgásirány</w:t>
      </w:r>
      <w:r w:rsidR="00A93FCB">
        <w:t xml:space="preserve"> vektoron</w:t>
      </w:r>
      <w:r w:rsidR="00A86DA6">
        <w:t xml:space="preserve"> kívül egy úgynevezett </w:t>
      </w:r>
      <w:r w:rsidR="00A86DA6" w:rsidRPr="00A93FCB">
        <w:rPr>
          <w:rStyle w:val="Kiemels"/>
        </w:rPr>
        <w:t>α</w:t>
      </w:r>
      <w:r w:rsidR="00A86DA6" w:rsidRPr="00A93FCB">
        <w:rPr>
          <w:rStyle w:val="Kiemels"/>
          <w:vertAlign w:val="subscript"/>
        </w:rPr>
        <w:t>c</w:t>
      </w:r>
      <w:r w:rsidR="00A86DA6">
        <w:t xml:space="preserve"> kritikus szög függvényében is változtatom, melyet bővebben a </w:t>
      </w:r>
      <w:r w:rsidR="00A86DA6">
        <w:fldChar w:fldCharType="begin"/>
      </w:r>
      <w:r w:rsidR="00A86DA6">
        <w:instrText xml:space="preserve"> REF _Ref104708326 \r \h </w:instrText>
      </w:r>
      <w:r w:rsidR="00A86DA6">
        <w:fldChar w:fldCharType="separate"/>
      </w:r>
      <w:r w:rsidR="002C14BC">
        <w:t>3.4.1</w:t>
      </w:r>
      <w:r w:rsidR="00A86DA6">
        <w:fldChar w:fldCharType="end"/>
      </w:r>
      <w:r w:rsidR="00A86DA6">
        <w:t xml:space="preserve"> részben fejtek ki. A </w:t>
      </w:r>
      <w:r w:rsidR="00A93FCB">
        <w:t xml:space="preserve">robot lábainak tényleges lépési sorrendjét az előbb említett két paraméter függvényében a </w:t>
      </w:r>
      <w:r w:rsidR="00A93FCB">
        <w:fldChar w:fldCharType="begin"/>
      </w:r>
      <w:r w:rsidR="00A93FCB">
        <w:instrText xml:space="preserve"> REF _Ref104708441 \r \h </w:instrText>
      </w:r>
      <w:r w:rsidR="00A93FCB">
        <w:fldChar w:fldCharType="separate"/>
      </w:r>
      <w:r w:rsidR="002C14BC">
        <w:t>0</w:t>
      </w:r>
      <w:r w:rsidR="00A93FCB">
        <w:fldChar w:fldCharType="end"/>
      </w:r>
      <w:r w:rsidR="00A93FCB">
        <w:t xml:space="preserve"> pontban részletezem.</w:t>
      </w:r>
    </w:p>
    <w:p w14:paraId="16CB3089" w14:textId="1F38562A" w:rsidR="004D5A3D" w:rsidRDefault="004D5A3D" w:rsidP="004D5A3D">
      <w:pPr>
        <w:pStyle w:val="Cmsor3"/>
      </w:pPr>
      <w:bookmarkStart w:id="193" w:name="_Ref104708326"/>
      <w:bookmarkStart w:id="194" w:name="_Toc104719500"/>
      <w:r>
        <w:t>Kritikus szög</w:t>
      </w:r>
      <w:bookmarkEnd w:id="193"/>
      <w:bookmarkEnd w:id="194"/>
    </w:p>
    <w:p w14:paraId="2BD36D74" w14:textId="64236AA1" w:rsidR="001E1F84" w:rsidRDefault="004D2C67" w:rsidP="002725D8">
      <w:r>
        <w:t xml:space="preserve">Lépés során a robot </w:t>
      </w:r>
      <w:del w:id="195" w:author="János Dusa" w:date="2022-05-29T21:03:00Z">
        <w:r w:rsidDel="001847E0">
          <w:delText xml:space="preserve">egy </w:delText>
        </w:r>
      </w:del>
      <w:ins w:id="196" w:author="János Dusa" w:date="2022-05-29T21:03:00Z">
        <w:r w:rsidR="001847E0">
          <w:t>egyik</w:t>
        </w:r>
        <w:r w:rsidR="001847E0">
          <w:t xml:space="preserve"> </w:t>
        </w:r>
      </w:ins>
      <w:r>
        <w:t>láb</w:t>
      </w:r>
      <w:r w:rsidR="001E1F84">
        <w:t>a</w:t>
      </w:r>
      <w:r>
        <w:t xml:space="preserve"> a levegőben van</w:t>
      </w:r>
      <w:ins w:id="197" w:author="János Dusa" w:date="2022-05-29T21:03:00Z">
        <w:r w:rsidR="00F07A9D">
          <w:t>,</w:t>
        </w:r>
      </w:ins>
      <w:r>
        <w:t xml:space="preserve"> a robot </w:t>
      </w:r>
      <w:del w:id="198" w:author="János Dusa" w:date="2022-05-29T21:04:00Z">
        <w:r w:rsidDel="00F07A9D">
          <w:delText xml:space="preserve">tömegközéppontját </w:delText>
        </w:r>
      </w:del>
      <w:ins w:id="199" w:author="János Dusa" w:date="2022-05-29T21:04:00Z">
        <w:r w:rsidR="00F07A9D">
          <w:t>tömegközéppontj</w:t>
        </w:r>
        <w:r w:rsidR="00F07A9D">
          <w:t>a</w:t>
        </w:r>
        <w:r w:rsidR="00F07A9D">
          <w:t xml:space="preserve"> </w:t>
        </w:r>
      </w:ins>
      <w:r>
        <w:t xml:space="preserve">a </w:t>
      </w:r>
      <w:r w:rsidR="001E1F84">
        <w:t>maradék három láb</w:t>
      </w:r>
      <w:r>
        <w:t xml:space="preserve"> által bezárt háromszögön belül kell legyen annak érdekében, hogy a robot ne dőljön el. A</w:t>
      </w:r>
      <w:r w:rsidR="001E1F84">
        <w:t xml:space="preserve">z </w:t>
      </w:r>
      <w:r w:rsidR="001E1F84" w:rsidRPr="00464577">
        <w:rPr>
          <w:rStyle w:val="Kiemels"/>
        </w:rPr>
        <w:t>α</w:t>
      </w:r>
      <w:r w:rsidR="001E1F84" w:rsidRPr="00464577">
        <w:rPr>
          <w:rStyle w:val="Kiemels"/>
          <w:vertAlign w:val="subscript"/>
        </w:rPr>
        <w:t>c</w:t>
      </w:r>
      <w:r w:rsidR="001E1F84">
        <w:t xml:space="preserve"> kritikus szög ennek határát adja meg</w:t>
      </w:r>
      <w:r w:rsidR="00C501B7">
        <w:t>. Azt a s</w:t>
      </w:r>
      <w:r w:rsidR="001E1F84">
        <w:t xml:space="preserve">zöget, amelyre a robot </w:t>
      </w:r>
      <w:r w:rsidR="00C501B7">
        <w:t>azon lábait állítva, melyek a robot átlóját képezik, még éppen nem dől el a robot</w:t>
      </w:r>
      <w:r w:rsidR="00116E8A">
        <w:t xml:space="preserve"> </w:t>
      </w:r>
      <w:sdt>
        <w:sdtPr>
          <w:id w:val="-1008367110"/>
          <w:citation/>
        </w:sdtPr>
        <w:sdtEndPr/>
        <w:sdtContent>
          <w:r w:rsidR="00116E8A">
            <w:fldChar w:fldCharType="begin"/>
          </w:r>
          <w:r w:rsidR="00116E8A">
            <w:instrText xml:space="preserve"> CITATION Shi86 \l 1038 </w:instrText>
          </w:r>
          <w:r w:rsidR="00116E8A">
            <w:fldChar w:fldCharType="separate"/>
          </w:r>
          <w:r w:rsidR="002C14BC">
            <w:rPr>
              <w:noProof/>
            </w:rPr>
            <w:t>[15]</w:t>
          </w:r>
          <w:r w:rsidR="00116E8A">
            <w:fldChar w:fldCharType="end"/>
          </w:r>
        </w:sdtContent>
      </w:sdt>
      <w:r w:rsidR="00116E8A">
        <w:t xml:space="preserve"> </w:t>
      </w:r>
      <w:commentRangeStart w:id="200"/>
      <w:r w:rsidR="00116E8A">
        <w:t>4.3 fejezet</w:t>
      </w:r>
      <w:commentRangeEnd w:id="200"/>
      <w:r w:rsidR="001D2052">
        <w:rPr>
          <w:rStyle w:val="Jegyzethivatkozs"/>
        </w:rPr>
        <w:commentReference w:id="200"/>
      </w:r>
      <w:r w:rsidR="00116E8A">
        <w:t>.</w:t>
      </w:r>
      <w:r w:rsidR="00C501B7">
        <w:t xml:space="preserve"> </w:t>
      </w:r>
      <w:r w:rsidR="00164264">
        <w:t xml:space="preserve">Az </w:t>
      </w:r>
      <w:r w:rsidR="00164264" w:rsidRPr="00464577">
        <w:rPr>
          <w:rStyle w:val="Kiemels"/>
        </w:rPr>
        <w:t>α</w:t>
      </w:r>
      <w:r w:rsidR="00164264" w:rsidRPr="00464577">
        <w:rPr>
          <w:rStyle w:val="Kiemels"/>
          <w:vertAlign w:val="subscript"/>
        </w:rPr>
        <w:t>c</w:t>
      </w:r>
      <w:r w:rsidR="00164264">
        <w:t xml:space="preserve"> szög a robot tömegközéppontjából és a láb elérési tartományának </w:t>
      </w:r>
      <w:r w:rsidR="00164264" w:rsidRPr="00464577">
        <w:rPr>
          <w:rStyle w:val="Kiemels"/>
        </w:rPr>
        <w:t>C</w:t>
      </w:r>
      <w:r w:rsidR="00164264" w:rsidRPr="00464577">
        <w:rPr>
          <w:rStyle w:val="Kiemels"/>
          <w:vertAlign w:val="subscript"/>
        </w:rPr>
        <w:t>i</w:t>
      </w:r>
      <w:r w:rsidR="00164264">
        <w:t xml:space="preserve"> középpontjából </w:t>
      </w:r>
      <w:r w:rsidR="001957F7">
        <w:t xml:space="preserve">számolom az </w:t>
      </w:r>
      <w:r w:rsidR="00464577">
        <w:fldChar w:fldCharType="begin"/>
      </w:r>
      <w:r w:rsidR="00464577">
        <w:instrText xml:space="preserve"> REF _Ref104711074 \h </w:instrText>
      </w:r>
      <w:r w:rsidR="00464577">
        <w:fldChar w:fldCharType="separate"/>
      </w:r>
      <w:r w:rsidR="002C14BC">
        <w:t>(</w:t>
      </w:r>
      <w:r w:rsidR="002C14BC">
        <w:rPr>
          <w:noProof/>
        </w:rPr>
        <w:t>3</w:t>
      </w:r>
      <w:r w:rsidR="002C14BC">
        <w:t>.</w:t>
      </w:r>
      <w:r w:rsidR="002C14BC">
        <w:rPr>
          <w:noProof/>
        </w:rPr>
        <w:t>4</w:t>
      </w:r>
      <w:r w:rsidR="002C14BC">
        <w:t>)</w:t>
      </w:r>
      <w:r w:rsidR="00464577">
        <w:fldChar w:fldCharType="end"/>
      </w:r>
      <w:r w:rsidR="001957F7">
        <w:t xml:space="preserve"> egyenlet segítségével, amennyiben a robot tömegközéppontja az origóban van</w:t>
      </w:r>
      <w:r w:rsidR="00164264">
        <w:t>.</w:t>
      </w:r>
      <w:r w:rsidR="001957F7">
        <w:t xml:space="preserve"> Az algoritmus tervezése során még nem volt kész a robot, így ezen egyszerűsítést </w:t>
      </w:r>
      <w:ins w:id="201" w:author="János Dusa" w:date="2022-05-29T21:09:00Z">
        <w:r w:rsidR="00C04354">
          <w:t xml:space="preserve">a tesztelést megelőzően </w:t>
        </w:r>
      </w:ins>
      <w:r w:rsidR="001957F7">
        <w:t>alkalmaztam.</w:t>
      </w:r>
      <w:r w:rsidR="00164264">
        <w:t xml:space="preserve"> A kritikus szöget</w:t>
      </w:r>
      <w:r w:rsidR="00AC7322">
        <w:t>, valamint a robot mozgását</w:t>
      </w:r>
      <w:r w:rsidR="00164264">
        <w:t xml:space="preserve"> a </w:t>
      </w:r>
      <w:r w:rsidR="00264655">
        <w:fldChar w:fldCharType="begin"/>
      </w:r>
      <w:r w:rsidR="00264655">
        <w:instrText xml:space="preserve"> REF _Ref104711558 \h </w:instrText>
      </w:r>
      <w:r w:rsidR="00264655">
        <w:fldChar w:fldCharType="separate"/>
      </w:r>
      <w:r w:rsidR="002C14BC">
        <w:rPr>
          <w:noProof/>
        </w:rPr>
        <w:t>17</w:t>
      </w:r>
      <w:r w:rsidR="002C14BC">
        <w:t>. ábra</w:t>
      </w:r>
      <w:r w:rsidR="00264655">
        <w:fldChar w:fldCharType="end"/>
      </w:r>
      <w:r w:rsidR="00164264">
        <w:t xml:space="preserve"> mutatom be.</w:t>
      </w:r>
      <w:r w:rsidR="002725D8">
        <w:t xml:space="preserve"> A robot lépéssorendjét az </w:t>
      </w:r>
      <w:r w:rsidR="002725D8" w:rsidRPr="006737C8">
        <w:rPr>
          <w:rStyle w:val="Kiemels"/>
        </w:rPr>
        <w:t>α</w:t>
      </w:r>
      <w:r w:rsidR="002725D8" w:rsidRPr="006737C8">
        <w:rPr>
          <w:rStyle w:val="Kiemels"/>
          <w:vertAlign w:val="subscript"/>
        </w:rPr>
        <w:t>c</w:t>
      </w:r>
      <w:r w:rsidR="002725D8">
        <w:t xml:space="preserve"> szög </w:t>
      </w:r>
      <w:del w:id="202" w:author="János Dusa" w:date="2022-05-29T21:10:00Z">
        <w:r w:rsidR="002725D8" w:rsidDel="00C04354">
          <w:delText xml:space="preserve">befolyásolja </w:delText>
        </w:r>
      </w:del>
      <w:ins w:id="203" w:author="János Dusa" w:date="2022-05-29T21:10:00Z">
        <w:r w:rsidR="00C04354">
          <w:t>korrigálja</w:t>
        </w:r>
        <w:r w:rsidR="00C04354">
          <w:t xml:space="preserve"> </w:t>
        </w:r>
      </w:ins>
      <w:r w:rsidR="002725D8">
        <w:t>annak érdekében, hogy a robot mozgás közben ne dőljön el.</w:t>
      </w:r>
    </w:p>
    <w:p w14:paraId="0EC87B66" w14:textId="3C32BBB7" w:rsidR="002725D8" w:rsidRPr="004D2C67" w:rsidRDefault="00F17695" w:rsidP="002725D8">
      <w:pPr>
        <w:keepNext/>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rPr>
                        <m:t xml:space="preserve">dx+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C</m:t>
                              </m:r>
                            </m:e>
                            <m:sub>
                              <m:r>
                                <w:rPr>
                                  <w:rFonts w:ascii="Cambria Math" w:hAnsi="Cambria Math"/>
                                </w:rPr>
                                <m:t>iφ</m:t>
                              </m:r>
                            </m:sub>
                          </m:sSub>
                        </m:e>
                      </m:func>
                    </m:num>
                    <m:den>
                      <m:r>
                        <w:rPr>
                          <w:rFonts w:ascii="Cambria Math" w:hAnsi="Cambria Math"/>
                        </w:rPr>
                        <m:t xml:space="preserve">dz+ </m:t>
                      </m:r>
                      <m:sSub>
                        <m:sSubPr>
                          <m:ctrlPr>
                            <w:rPr>
                              <w:rFonts w:ascii="Cambria Math" w:hAnsi="Cambria Math"/>
                              <w:i/>
                            </w:rPr>
                          </m:ctrlPr>
                        </m:sSubPr>
                        <m:e>
                          <m:r>
                            <w:rPr>
                              <w:rFonts w:ascii="Cambria Math" w:hAnsi="Cambria Math"/>
                            </w:rPr>
                            <m:t>C</m:t>
                          </m:r>
                        </m:e>
                        <m:sub>
                          <m:r>
                            <w:rPr>
                              <w:rFonts w:ascii="Cambria Math" w:hAnsi="Cambria Math"/>
                            </w:rPr>
                            <m:t>ir</m:t>
                          </m:r>
                        </m:sub>
                      </m:sSub>
                      <m:r>
                        <w:rPr>
                          <w:rFonts w:ascii="Cambria Math" w:hAnsi="Cambria Math"/>
                        </w:rPr>
                        <m:t>*</m:t>
                      </m:r>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C</m:t>
                              </m:r>
                            </m:e>
                            <m:sub>
                              <m:r>
                                <w:rPr>
                                  <w:rFonts w:ascii="Cambria Math" w:hAnsi="Cambria Math"/>
                                </w:rPr>
                                <m:t>iφ</m:t>
                              </m:r>
                            </m:sub>
                          </m:sSub>
                        </m:e>
                      </m:func>
                    </m:den>
                  </m:f>
                </m:e>
              </m:d>
            </m:e>
          </m:func>
        </m:oMath>
      </m:oMathPara>
    </w:p>
    <w:p w14:paraId="1E6677E6" w14:textId="45E8B0A5" w:rsidR="000857A9" w:rsidRDefault="000857A9" w:rsidP="000857A9">
      <w:pPr>
        <w:pStyle w:val="Kpalrs"/>
        <w:jc w:val="right"/>
      </w:pPr>
      <w:bookmarkStart w:id="204" w:name="_Ref104711074"/>
      <w:r>
        <w:t>(</w:t>
      </w:r>
      <w:fldSimple w:instr=" STYLEREF 1 \s ">
        <w:r w:rsidR="002C14BC">
          <w:rPr>
            <w:noProof/>
          </w:rPr>
          <w:t>3</w:t>
        </w:r>
      </w:fldSimple>
      <w:r>
        <w:t>.</w:t>
      </w:r>
      <w:fldSimple w:instr=" SEQ ) \* ARABIC \s 1 ">
        <w:r w:rsidR="002C14BC">
          <w:rPr>
            <w:noProof/>
          </w:rPr>
          <w:t>4</w:t>
        </w:r>
      </w:fldSimple>
      <w:r>
        <w:t>)</w:t>
      </w:r>
      <w:bookmarkEnd w:id="204"/>
    </w:p>
    <w:p w14:paraId="3341185B" w14:textId="32100F37" w:rsidR="002725D8" w:rsidRDefault="008B1434" w:rsidP="00264655">
      <w:pPr>
        <w:pStyle w:val="Kp"/>
      </w:pPr>
      <w:r>
        <w:rPr>
          <w:noProof/>
        </w:rPr>
        <w:lastRenderedPageBreak/>
        <w:drawing>
          <wp:inline distT="0" distB="0" distL="0" distR="0" wp14:anchorId="38120157" wp14:editId="535C2153">
            <wp:extent cx="4680000" cy="4283810"/>
            <wp:effectExtent l="0" t="0" r="6350" b="2540"/>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205" w:name="_Ref104711558"/>
    <w:p w14:paraId="3261A242" w14:textId="657DAAB3" w:rsidR="002725D8" w:rsidRPr="002725D8" w:rsidRDefault="002725D8" w:rsidP="002725D8">
      <w:pPr>
        <w:pStyle w:val="Kpalrs"/>
      </w:pPr>
      <w:r>
        <w:fldChar w:fldCharType="begin"/>
      </w:r>
      <w:r>
        <w:instrText xml:space="preserve"> SEQ ábra \* ARABIC </w:instrText>
      </w:r>
      <w:r>
        <w:fldChar w:fldCharType="separate"/>
      </w:r>
      <w:r w:rsidR="00F912B5">
        <w:rPr>
          <w:noProof/>
        </w:rPr>
        <w:t>17</w:t>
      </w:r>
      <w:r>
        <w:fldChar w:fldCharType="end"/>
      </w:r>
      <w:r>
        <w:t>. ábra</w:t>
      </w:r>
      <w:bookmarkEnd w:id="205"/>
      <w:r>
        <w:t xml:space="preserve">: A robot testének és egy láb elérési tartományának kapcsolata, </w:t>
      </w:r>
      <w:r w:rsidRPr="002725D8">
        <w:rPr>
          <w:rStyle w:val="Kiemels"/>
        </w:rPr>
        <w:t>α</w:t>
      </w:r>
      <w:r w:rsidRPr="002725D8">
        <w:rPr>
          <w:rStyle w:val="Kiemels"/>
          <w:vertAlign w:val="subscript"/>
        </w:rPr>
        <w:t>c</w:t>
      </w:r>
      <w:r>
        <w:t xml:space="preserve"> szög elhelyezkedése.</w:t>
      </w:r>
      <w:bookmarkStart w:id="206" w:name="_Ref104708441"/>
    </w:p>
    <w:p w14:paraId="2C6FF422" w14:textId="40569CB3" w:rsidR="002876F5" w:rsidRDefault="002876F5" w:rsidP="002876F5">
      <w:pPr>
        <w:pStyle w:val="Cmsor3"/>
      </w:pPr>
      <w:bookmarkStart w:id="207" w:name="_Toc104719501"/>
      <w:r>
        <w:t>Lépés</w:t>
      </w:r>
      <w:r w:rsidR="00440F14">
        <w:t xml:space="preserve"> </w:t>
      </w:r>
      <w:r>
        <w:t>sorrend</w:t>
      </w:r>
      <w:bookmarkEnd w:id="206"/>
      <w:bookmarkEnd w:id="207"/>
    </w:p>
    <w:p w14:paraId="313B731E" w14:textId="183F799F" w:rsidR="00AE4DAD" w:rsidRDefault="005E4D55" w:rsidP="00731106">
      <w:r>
        <w:t>Az αc szög ismeretében meghatározható a robot lépésének sorrendje, mely kizárólag a robot mozgási irányától függ. Először az első két láb</w:t>
      </w:r>
      <w:r w:rsidR="00902B03">
        <w:t xml:space="preserve"> sorrendjét döntöm el, a robot </w:t>
      </w:r>
      <w:r w:rsidR="00902B03" w:rsidRPr="00800F76">
        <w:rPr>
          <w:rStyle w:val="Kiemels"/>
          <w:u w:val="single"/>
        </w:rPr>
        <w:t>n</w:t>
      </w:r>
      <w:r w:rsidR="00902B03">
        <w:t xml:space="preserve"> mozgásirány vektor alapján, </w:t>
      </w:r>
      <w:r w:rsidR="00800F76">
        <w:t xml:space="preserve">úgy, hogy megnézem melyik síknegyedbe esik. Először azon láb lép, mely az </w:t>
      </w:r>
      <w:r w:rsidR="00800F76" w:rsidRPr="00800F76">
        <w:rPr>
          <w:rStyle w:val="Kiemels"/>
          <w:u w:val="single"/>
        </w:rPr>
        <w:t>n</w:t>
      </w:r>
      <w:r w:rsidR="00800F76">
        <w:t xml:space="preserve"> vektorral egy síknegyedben van, majd az ezzel szemben lévő láb. </w:t>
      </w:r>
      <w:r w:rsidR="00652CFC">
        <w:t xml:space="preserve">Két láb </w:t>
      </w:r>
      <w:del w:id="208" w:author="János Dusa" w:date="2022-05-29T21:11:00Z">
        <w:r w:rsidR="00652CFC" w:rsidDel="00C04354">
          <w:delText>előre mozgatása</w:delText>
        </w:r>
      </w:del>
      <w:ins w:id="209" w:author="János Dusa" w:date="2022-05-29T21:11:00Z">
        <w:r w:rsidR="00C04354">
          <w:t>előremozgatása</w:t>
        </w:r>
      </w:ins>
      <w:r w:rsidR="00652CFC">
        <w:t xml:space="preserve"> után a testét mozgatja előre a lépéstávolság mértékével</w:t>
      </w:r>
      <w:r w:rsidR="009E63DB">
        <w:t xml:space="preserve"> az </w:t>
      </w:r>
      <w:r w:rsidR="009E63DB" w:rsidRPr="009E63DB">
        <w:rPr>
          <w:rStyle w:val="Kiemels"/>
          <w:u w:val="single"/>
        </w:rPr>
        <w:t>n</w:t>
      </w:r>
      <w:r w:rsidR="009E63DB">
        <w:t xml:space="preserve"> vektor irányába</w:t>
      </w:r>
      <w:r w:rsidR="00652CFC">
        <w:t xml:space="preserve">. </w:t>
      </w:r>
      <w:r w:rsidR="00800F76">
        <w:t xml:space="preserve">A fennmaradó két láb sorrendjét az n vektor és </w:t>
      </w:r>
      <w:r w:rsidR="00800F76" w:rsidRPr="00A829BE">
        <w:rPr>
          <w:rStyle w:val="Kiemels"/>
        </w:rPr>
        <w:t>α</w:t>
      </w:r>
      <w:r w:rsidR="00800F76" w:rsidRPr="00A829BE">
        <w:rPr>
          <w:rStyle w:val="Kiemels"/>
          <w:vertAlign w:val="subscript"/>
        </w:rPr>
        <w:t>c</w:t>
      </w:r>
      <w:r w:rsidR="00800F76">
        <w:t xml:space="preserve"> szög viszonya dönti el. Mindig az a láb lép harmadjára, amelyikhez </w:t>
      </w:r>
      <w:del w:id="210" w:author="János Dusa" w:date="2022-05-29T21:12:00Z">
        <w:r w:rsidR="00A829BE" w:rsidDel="00C04354">
          <w:delText xml:space="preserve">inkább </w:delText>
        </w:r>
      </w:del>
      <w:r w:rsidR="00A829BE">
        <w:t xml:space="preserve">közelebb van az </w:t>
      </w:r>
      <w:r w:rsidR="00A829BE" w:rsidRPr="00A829BE">
        <w:rPr>
          <w:rStyle w:val="Kiemels"/>
          <w:u w:val="single"/>
        </w:rPr>
        <w:t>n</w:t>
      </w:r>
      <w:r w:rsidR="00A829BE">
        <w:t xml:space="preserve"> vektor.</w:t>
      </w:r>
      <w:r w:rsidR="0088786F">
        <w:t xml:space="preserve"> </w:t>
      </w:r>
      <w:r w:rsidR="009E63DB">
        <w:t xml:space="preserve">Végül újra a testét mozgatja a robot. </w:t>
      </w:r>
      <w:r w:rsidR="0088786F">
        <w:t xml:space="preserve">A mozgás szemléltetése érdekében két lépési sorrendet mutatok be, az egyiket a </w:t>
      </w:r>
      <w:r w:rsidR="00652CFC">
        <w:fldChar w:fldCharType="begin"/>
      </w:r>
      <w:r w:rsidR="00652CFC">
        <w:instrText xml:space="preserve"> REF _Ref104719182 \h </w:instrText>
      </w:r>
      <w:r w:rsidR="00652CFC">
        <w:fldChar w:fldCharType="separate"/>
      </w:r>
      <w:r w:rsidR="002C14BC">
        <w:rPr>
          <w:noProof/>
        </w:rPr>
        <w:t>18</w:t>
      </w:r>
      <w:r w:rsidR="002C14BC">
        <w:t>. ábra</w:t>
      </w:r>
      <w:r w:rsidR="00652CFC">
        <w:fldChar w:fldCharType="end"/>
      </w:r>
      <w:r w:rsidR="00652CFC">
        <w:t xml:space="preserve"> </w:t>
      </w:r>
      <w:ins w:id="211" w:author="János Dusa" w:date="2022-05-29T21:12:00Z">
        <w:r w:rsidR="00C04354">
          <w:t xml:space="preserve">alapján, </w:t>
        </w:r>
      </w:ins>
      <w:r w:rsidR="0088786F">
        <w:t xml:space="preserve">melyben a robot majdnem teljesen </w:t>
      </w:r>
      <w:del w:id="212" w:author="János Dusa" w:date="2022-05-29T21:13:00Z">
        <w:r w:rsidR="0088786F" w:rsidDel="00C04354">
          <w:delText xml:space="preserve">előre </w:delText>
        </w:r>
        <w:r w:rsidR="00652CFC" w:rsidDel="00C04354">
          <w:delText>mozog</w:delText>
        </w:r>
      </w:del>
      <w:ins w:id="213" w:author="János Dusa" w:date="2022-05-29T21:13:00Z">
        <w:r w:rsidR="00C04354">
          <w:t>előremozog</w:t>
        </w:r>
      </w:ins>
      <w:r w:rsidR="0088786F">
        <w:t xml:space="preserve">, a másikat a </w:t>
      </w:r>
      <w:r w:rsidR="00652CFC">
        <w:fldChar w:fldCharType="begin"/>
      </w:r>
      <w:r w:rsidR="00652CFC">
        <w:instrText xml:space="preserve"> REF _Ref104719221 \h </w:instrText>
      </w:r>
      <w:r w:rsidR="00652CFC">
        <w:fldChar w:fldCharType="separate"/>
      </w:r>
      <w:r w:rsidR="002C14BC">
        <w:rPr>
          <w:noProof/>
        </w:rPr>
        <w:t>19</w:t>
      </w:r>
      <w:r w:rsidR="002C14BC">
        <w:t>. ábra</w:t>
      </w:r>
      <w:r w:rsidR="00652CFC">
        <w:fldChar w:fldCharType="end"/>
      </w:r>
      <w:r w:rsidR="0088786F">
        <w:t xml:space="preserve"> melyben </w:t>
      </w:r>
      <w:r w:rsidR="00652CFC">
        <w:t xml:space="preserve">majdnem teljesen </w:t>
      </w:r>
      <w:r w:rsidR="0088786F">
        <w:t>oldalra mozog a robot. Jól megfigyelhető a különbség a</w:t>
      </w:r>
      <w:r w:rsidR="00440F14">
        <w:t xml:space="preserve"> két eset között, a negyedik állásban másik láb mozog.</w:t>
      </w:r>
    </w:p>
    <w:p w14:paraId="27D38852" w14:textId="77777777" w:rsidR="00440F14" w:rsidRDefault="00440F14" w:rsidP="00440F14">
      <w:pPr>
        <w:pStyle w:val="Kp"/>
      </w:pPr>
      <w:r>
        <w:rPr>
          <w:noProof/>
        </w:rPr>
        <w:lastRenderedPageBreak/>
        <w:drawing>
          <wp:inline distT="0" distB="0" distL="0" distR="0" wp14:anchorId="60F73411" wp14:editId="3324C78B">
            <wp:extent cx="4680000" cy="4159388"/>
            <wp:effectExtent l="0" t="0" r="6350" b="0"/>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0000" cy="4159388"/>
                    </a:xfrm>
                    <a:prstGeom prst="rect">
                      <a:avLst/>
                    </a:prstGeom>
                    <a:noFill/>
                    <a:ln>
                      <a:noFill/>
                    </a:ln>
                  </pic:spPr>
                </pic:pic>
              </a:graphicData>
            </a:graphic>
          </wp:inline>
        </w:drawing>
      </w:r>
    </w:p>
    <w:bookmarkStart w:id="214" w:name="_Ref104719182"/>
    <w:p w14:paraId="048EA651" w14:textId="7025CDDC" w:rsidR="00440F14" w:rsidRDefault="00440F14" w:rsidP="00440F14">
      <w:pPr>
        <w:pStyle w:val="Kpalrs"/>
      </w:pPr>
      <w:r>
        <w:fldChar w:fldCharType="begin"/>
      </w:r>
      <w:r>
        <w:instrText xml:space="preserve"> SEQ ábra \* ARABIC </w:instrText>
      </w:r>
      <w:r>
        <w:fldChar w:fldCharType="separate"/>
      </w:r>
      <w:r w:rsidR="00F912B5">
        <w:rPr>
          <w:noProof/>
        </w:rPr>
        <w:t>18</w:t>
      </w:r>
      <w:r>
        <w:fldChar w:fldCharType="end"/>
      </w:r>
      <w:r>
        <w:t>. ábra</w:t>
      </w:r>
      <w:bookmarkEnd w:id="214"/>
      <w:r>
        <w:t xml:space="preserve">: Robot mozgása előre, kicsit jobbra. Lépés sorrend: [RF, LB, </w:t>
      </w:r>
      <w:r w:rsidR="00C720FB">
        <w:t>T</w:t>
      </w:r>
      <w:r>
        <w:t xml:space="preserve">est, LF, RB, </w:t>
      </w:r>
      <w:r w:rsidR="00C720FB">
        <w:t>T</w:t>
      </w:r>
      <w:r>
        <w:t>est]</w:t>
      </w:r>
    </w:p>
    <w:p w14:paraId="702D6E0D" w14:textId="77777777" w:rsidR="00921470" w:rsidRDefault="00440F14" w:rsidP="00921470">
      <w:pPr>
        <w:pStyle w:val="Kp"/>
      </w:pPr>
      <w:r>
        <w:rPr>
          <w:noProof/>
        </w:rPr>
        <w:lastRenderedPageBreak/>
        <w:drawing>
          <wp:inline distT="0" distB="0" distL="0" distR="0" wp14:anchorId="102A3149" wp14:editId="66771C4A">
            <wp:extent cx="4680000" cy="4156941"/>
            <wp:effectExtent l="0" t="0" r="6350" b="0"/>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680000" cy="4156941"/>
                    </a:xfrm>
                    <a:prstGeom prst="rect">
                      <a:avLst/>
                    </a:prstGeom>
                    <a:noFill/>
                    <a:ln>
                      <a:noFill/>
                    </a:ln>
                  </pic:spPr>
                </pic:pic>
              </a:graphicData>
            </a:graphic>
          </wp:inline>
        </w:drawing>
      </w:r>
    </w:p>
    <w:bookmarkStart w:id="215" w:name="_Ref104719221"/>
    <w:p w14:paraId="34BC54CA" w14:textId="4C84C64E" w:rsidR="00440F14" w:rsidRDefault="00921470" w:rsidP="00921470">
      <w:pPr>
        <w:pStyle w:val="Kpalrs"/>
      </w:pPr>
      <w:r>
        <w:fldChar w:fldCharType="begin"/>
      </w:r>
      <w:r>
        <w:instrText xml:space="preserve"> SEQ ábra \* ARABIC </w:instrText>
      </w:r>
      <w:r>
        <w:fldChar w:fldCharType="separate"/>
      </w:r>
      <w:r w:rsidR="00F912B5">
        <w:rPr>
          <w:noProof/>
        </w:rPr>
        <w:t>19</w:t>
      </w:r>
      <w:r>
        <w:fldChar w:fldCharType="end"/>
      </w:r>
      <w:r>
        <w:t>. ábra</w:t>
      </w:r>
      <w:bookmarkEnd w:id="215"/>
      <w:r>
        <w:t xml:space="preserve">: Robot mozgása oldalra, kicsit előre. Lépés sorrend: [RF, LB, </w:t>
      </w:r>
      <w:r w:rsidR="00C720FB">
        <w:t>T</w:t>
      </w:r>
      <w:r>
        <w:t xml:space="preserve">est, RB, LF, </w:t>
      </w:r>
      <w:r w:rsidR="00C720FB">
        <w:t>T</w:t>
      </w:r>
      <w:r>
        <w:t>est]</w:t>
      </w:r>
    </w:p>
    <w:p w14:paraId="43A31DD6" w14:textId="6723A85E" w:rsidR="00731106" w:rsidRPr="00AE4DAD" w:rsidRDefault="00682436" w:rsidP="00731106">
      <w:pPr>
        <w:pStyle w:val="Cmsor2"/>
      </w:pPr>
      <w:bookmarkStart w:id="216" w:name="_Toc104719502"/>
      <w:r>
        <w:t>Új l</w:t>
      </w:r>
      <w:r w:rsidR="00731106">
        <w:t>épés pozíciójának meghatározása</w:t>
      </w:r>
      <w:bookmarkEnd w:id="216"/>
    </w:p>
    <w:p w14:paraId="58C7D3F7" w14:textId="089BBE44" w:rsidR="000B64CB" w:rsidRDefault="00682436" w:rsidP="00E775B1">
      <w:r>
        <w:t>Az algoritmus</w:t>
      </w:r>
      <w:r w:rsidR="00003C39">
        <w:t xml:space="preserve"> során a robot lépéseinek új célpozícióját határozom meg, melyek több eltolás segítségével alakulnak ki. Először az egyenesen mozgó – orientáció változtatás nélküli – mozgást valósítottam meg</w:t>
      </w:r>
      <w:r w:rsidR="002A7EA3">
        <w:t>, majd utána egészítettem ki a forgó mozgással.</w:t>
      </w:r>
    </w:p>
    <w:p w14:paraId="59DEDC2B" w14:textId="26A15E6F" w:rsidR="002A7EA3" w:rsidRDefault="002A7EA3" w:rsidP="00E775B1">
      <w:r>
        <w:t xml:space="preserve">A </w:t>
      </w:r>
      <w:r w:rsidR="003A4215">
        <w:t xml:space="preserve">robot lábának új célpozíciójának kiválasztását a </w:t>
      </w:r>
      <w:r w:rsidR="003A4215">
        <w:fldChar w:fldCharType="begin"/>
      </w:r>
      <w:r w:rsidR="003A4215">
        <w:instrText xml:space="preserve"> REF _Ref104730335 \h </w:instrText>
      </w:r>
      <w:r w:rsidR="003A4215">
        <w:fldChar w:fldCharType="separate"/>
      </w:r>
      <w:r w:rsidR="003A4215">
        <w:rPr>
          <w:noProof/>
        </w:rPr>
        <w:t>20</w:t>
      </w:r>
      <w:r w:rsidR="003A4215">
        <w:t>. ábrán</w:t>
      </w:r>
      <w:r w:rsidR="003A4215">
        <w:fldChar w:fldCharType="end"/>
      </w:r>
      <w:r w:rsidR="003A4215">
        <w:t xml:space="preserve"> mutatom be. A </w:t>
      </w:r>
      <w:r w:rsidR="00B104D1">
        <w:t xml:space="preserve">láb </w:t>
      </w:r>
      <w:r w:rsidR="00225AF0" w:rsidRPr="00225AF0">
        <w:rPr>
          <w:rStyle w:val="Kiemels"/>
        </w:rPr>
        <w:t>P</w:t>
      </w:r>
      <w:r w:rsidR="00225AF0" w:rsidRPr="00225AF0">
        <w:rPr>
          <w:rStyle w:val="Kiemels"/>
          <w:vertAlign w:val="subscript"/>
        </w:rPr>
        <w:t>f</w:t>
      </w:r>
      <w:r w:rsidR="00225AF0">
        <w:rPr>
          <w:rStyle w:val="Kiemels"/>
        </w:rPr>
        <w:t> </w:t>
      </w:r>
      <w:r w:rsidR="00B104D1" w:rsidRPr="00225AF0">
        <w:t>végpontjának</w:t>
      </w:r>
      <w:r w:rsidR="00B104D1">
        <w:t xml:space="preserve"> számítása a </w:t>
      </w:r>
      <w:r w:rsidR="00B104D1" w:rsidRPr="00100916">
        <w:rPr>
          <w:rStyle w:val="Kiemels"/>
        </w:rPr>
        <w:t>C</w:t>
      </w:r>
      <w:r w:rsidR="00B104D1" w:rsidRPr="00100916">
        <w:rPr>
          <w:rStyle w:val="Kiemels"/>
          <w:vertAlign w:val="subscript"/>
        </w:rPr>
        <w:t>i</w:t>
      </w:r>
      <w:r w:rsidR="00B104D1">
        <w:t xml:space="preserve"> pontból indul, mely</w:t>
      </w:r>
      <w:r w:rsidR="00154CCA">
        <w:t xml:space="preserve">nek kiszámítását a </w:t>
      </w:r>
      <w:r w:rsidR="00154CCA">
        <w:fldChar w:fldCharType="begin"/>
      </w:r>
      <w:r w:rsidR="00154CCA">
        <w:instrText xml:space="preserve"> REF _Ref104677246 \r \h </w:instrText>
      </w:r>
      <w:r w:rsidR="00154CCA">
        <w:fldChar w:fldCharType="separate"/>
      </w:r>
      <w:r w:rsidR="00154CCA">
        <w:t>3.1.3</w:t>
      </w:r>
      <w:r w:rsidR="00154CCA">
        <w:fldChar w:fldCharType="end"/>
      </w:r>
      <w:r w:rsidR="00154CCA">
        <w:t xml:space="preserve"> bekezdésben részleteztem</w:t>
      </w:r>
      <w:r w:rsidR="00100916">
        <w:t xml:space="preserve">. A pontot az előbb említett ábrán látható </w:t>
      </w:r>
      <w:r w:rsidR="00100916" w:rsidRPr="00100916">
        <w:rPr>
          <w:rStyle w:val="Kiemels"/>
          <w:u w:val="single"/>
        </w:rPr>
        <w:t>d</w:t>
      </w:r>
      <w:r w:rsidR="00100916">
        <w:t xml:space="preserve"> és </w:t>
      </w:r>
      <w:r w:rsidR="00100916" w:rsidRPr="00100916">
        <w:rPr>
          <w:rStyle w:val="Kiemels"/>
          <w:u w:val="single"/>
        </w:rPr>
        <w:t>C</w:t>
      </w:r>
      <w:r w:rsidR="00100916" w:rsidRPr="00100916">
        <w:rPr>
          <w:rStyle w:val="Kiemels"/>
          <w:vertAlign w:val="subscript"/>
        </w:rPr>
        <w:t>i</w:t>
      </w:r>
      <w:r w:rsidR="00100916">
        <w:t xml:space="preserve"> vektorok összegével adtam meg. A továbbiakban ezt a pontot megszorzom a </w:t>
      </w:r>
      <w:r w:rsidR="005D6E8B">
        <w:fldChar w:fldCharType="begin"/>
      </w:r>
      <w:r w:rsidR="005D6E8B">
        <w:instrText xml:space="preserve"> REF _Ref104701916 \h </w:instrText>
      </w:r>
      <w:r w:rsidR="005D6E8B">
        <w:fldChar w:fldCharType="separate"/>
      </w:r>
      <w:r w:rsidR="005D6E8B">
        <w:rPr>
          <w:noProof/>
        </w:rPr>
        <w:t>2</w:t>
      </w:r>
      <w:r w:rsidR="005D6E8B">
        <w:t>. táblázatban</w:t>
      </w:r>
      <w:r w:rsidR="005D6E8B">
        <w:fldChar w:fldCharType="end"/>
      </w:r>
      <w:r w:rsidR="005D6E8B">
        <w:t xml:space="preserve"> szereplő értékekkel. Az új célpont meghatározása eddig a mozgás irányától független volt, viszont a továbbiakban a </w:t>
      </w:r>
      <w:r w:rsidR="00225AF0">
        <w:t xml:space="preserve">láb pályájával párhuzamos </w:t>
      </w:r>
      <w:r w:rsidR="00225AF0" w:rsidRPr="00DA121B">
        <w:rPr>
          <w:rStyle w:val="Kiemels"/>
          <w:u w:val="single"/>
        </w:rPr>
        <w:t>m</w:t>
      </w:r>
      <w:r w:rsidR="00225AF0" w:rsidRPr="00DA121B">
        <w:rPr>
          <w:rStyle w:val="Kiemels"/>
          <w:vertAlign w:val="subscript"/>
        </w:rPr>
        <w:t>max</w:t>
      </w:r>
      <w:r w:rsidR="00DA121B">
        <w:t> </w:t>
      </w:r>
      <w:r w:rsidR="00225AF0">
        <w:t xml:space="preserve">vektorral tolom el a </w:t>
      </w:r>
      <w:r w:rsidR="00225AF0" w:rsidRPr="00DA121B">
        <w:rPr>
          <w:rStyle w:val="Kiemels"/>
        </w:rPr>
        <w:t>P</w:t>
      </w:r>
      <w:r w:rsidR="00225AF0" w:rsidRPr="00DA121B">
        <w:rPr>
          <w:rStyle w:val="Kiemels"/>
          <w:vertAlign w:val="subscript"/>
        </w:rPr>
        <w:t>f</w:t>
      </w:r>
      <w:r w:rsidR="00DA121B">
        <w:t> </w:t>
      </w:r>
      <w:r w:rsidR="00225AF0">
        <w:t>végpontot, mely így annak</w:t>
      </w:r>
      <w:ins w:id="217" w:author="János Dusa" w:date="2022-05-29T21:17:00Z">
        <w:r w:rsidR="00CB13C8">
          <w:t xml:space="preserve"> a</w:t>
        </w:r>
      </w:ins>
      <w:r w:rsidR="00225AF0">
        <w:t xml:space="preserve"> robot mozgás irányú összetevőjét adja meg.</w:t>
      </w:r>
      <w:r w:rsidR="00DA121B">
        <w:t xml:space="preserve"> Az </w:t>
      </w:r>
      <w:r w:rsidR="00DA121B" w:rsidRPr="00DA121B">
        <w:rPr>
          <w:rStyle w:val="Kiemels"/>
          <w:u w:val="single"/>
        </w:rPr>
        <w:t>m</w:t>
      </w:r>
      <w:r w:rsidR="00DA121B" w:rsidRPr="00DA121B">
        <w:rPr>
          <w:rStyle w:val="Kiemels"/>
          <w:vertAlign w:val="subscript"/>
        </w:rPr>
        <w:t>max</w:t>
      </w:r>
      <w:r w:rsidR="00DA121B">
        <w:t xml:space="preserve"> vektor hossza a lépés távolsággal egyenlő, melynek számítását a </w:t>
      </w:r>
      <w:r w:rsidR="00DA121B">
        <w:fldChar w:fldCharType="begin"/>
      </w:r>
      <w:r w:rsidR="00DA121B">
        <w:instrText xml:space="preserve"> REF _Ref104731974 \r \h </w:instrText>
      </w:r>
      <w:r w:rsidR="00DA121B">
        <w:fldChar w:fldCharType="separate"/>
      </w:r>
      <w:r w:rsidR="00DA121B">
        <w:t>3.3</w:t>
      </w:r>
      <w:r w:rsidR="00DA121B">
        <w:fldChar w:fldCharType="end"/>
      </w:r>
      <w:r w:rsidR="00DA121B">
        <w:t xml:space="preserve"> bekezdésben mutattam be. A </w:t>
      </w:r>
      <w:r w:rsidR="0022020A">
        <w:t>Pf végpont forgás irányú összetevőjét az rmax vektor adja meg. A vektor</w:t>
      </w:r>
      <w:r w:rsidR="00C57B2D">
        <w:t>ral a Pf pontot</w:t>
      </w:r>
      <w:r w:rsidR="0022020A">
        <w:t xml:space="preserve"> egy az mmax vektor </w:t>
      </w:r>
      <w:r w:rsidR="0022020A">
        <w:lastRenderedPageBreak/>
        <w:t>végpontjába állított körív mentén tolom el</w:t>
      </w:r>
      <w:r w:rsidR="00C57B2D">
        <w:t xml:space="preserve">. Hosszát a körív mentén a dφ elfordulási szög adja meg, melyet szintén a </w:t>
      </w:r>
      <w:r w:rsidR="00867E79">
        <w:fldChar w:fldCharType="begin"/>
      </w:r>
      <w:r w:rsidR="00867E79">
        <w:instrText xml:space="preserve"> REF _Ref104732829 \r \h </w:instrText>
      </w:r>
      <w:r w:rsidR="00867E79">
        <w:fldChar w:fldCharType="separate"/>
      </w:r>
      <w:r w:rsidR="00867E79">
        <w:t>3.3</w:t>
      </w:r>
      <w:r w:rsidR="00867E79">
        <w:fldChar w:fldCharType="end"/>
      </w:r>
      <w:r w:rsidR="00867E79">
        <w:t xml:space="preserve"> bekezdésben mutattam be.</w:t>
      </w:r>
    </w:p>
    <w:p w14:paraId="21E29D44" w14:textId="1674663E" w:rsidR="00EF6CD0" w:rsidRPr="0022020A" w:rsidRDefault="00EF6CD0" w:rsidP="00E775B1">
      <w:r>
        <w:t xml:space="preserve">Forgással rendelkező mozgás esetében a robot testének mozgatása és forgatása után </w:t>
      </w:r>
      <w:r w:rsidR="0042282E">
        <w:t xml:space="preserve">korrigálnom kellett a mozgás irányát annyival, amennyivel a robot teste elfordult, </w:t>
      </w:r>
      <w:r w:rsidR="00D46994">
        <w:t xml:space="preserve">hogy </w:t>
      </w:r>
      <w:r w:rsidR="0042282E">
        <w:t xml:space="preserve">így a robot továbbra is ugyanabba az irányba </w:t>
      </w:r>
      <w:r w:rsidR="00D46994">
        <w:t>mozogjon</w:t>
      </w:r>
      <w:r w:rsidR="0042282E">
        <w:t>.</w:t>
      </w:r>
      <w:r w:rsidR="00D46994">
        <w:t xml:space="preserve"> E nélkül a korrigálás nélkül a robot minden lépési szekvencia után másik irányba indult el, nem egy egyenes vonalon mozgott.</w:t>
      </w:r>
    </w:p>
    <w:p w14:paraId="785FCFAB" w14:textId="77777777" w:rsidR="00F912B5" w:rsidRDefault="002A7EA3" w:rsidP="00F912B5">
      <w:pPr>
        <w:pStyle w:val="Kpalrs"/>
      </w:pPr>
      <w:r>
        <w:rPr>
          <w:noProof/>
        </w:rPr>
        <w:drawing>
          <wp:inline distT="0" distB="0" distL="0" distR="0" wp14:anchorId="563C4B2A" wp14:editId="7C772DEB">
            <wp:extent cx="4680000" cy="4283810"/>
            <wp:effectExtent l="0" t="0" r="6350" b="2540"/>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80000" cy="4283810"/>
                    </a:xfrm>
                    <a:prstGeom prst="rect">
                      <a:avLst/>
                    </a:prstGeom>
                    <a:noFill/>
                    <a:ln>
                      <a:noFill/>
                    </a:ln>
                  </pic:spPr>
                </pic:pic>
              </a:graphicData>
            </a:graphic>
          </wp:inline>
        </w:drawing>
      </w:r>
    </w:p>
    <w:bookmarkStart w:id="218" w:name="_Ref104730335"/>
    <w:p w14:paraId="67ECA2AD" w14:textId="1ED64B38" w:rsidR="002A7EA3" w:rsidRDefault="00F912B5" w:rsidP="00F912B5">
      <w:pPr>
        <w:pStyle w:val="Kpalrs"/>
      </w:pPr>
      <w:r>
        <w:fldChar w:fldCharType="begin"/>
      </w:r>
      <w:r>
        <w:instrText xml:space="preserve"> SEQ ábra \* ARABIC </w:instrText>
      </w:r>
      <w:r>
        <w:fldChar w:fldCharType="separate"/>
      </w:r>
      <w:r>
        <w:rPr>
          <w:noProof/>
        </w:rPr>
        <w:t>20</w:t>
      </w:r>
      <w:r>
        <w:fldChar w:fldCharType="end"/>
      </w:r>
      <w:r>
        <w:t>. ábra</w:t>
      </w:r>
      <w:bookmarkEnd w:id="218"/>
      <w:r>
        <w:t xml:space="preserve">: A láb új célpozíciójának meghatározása, </w:t>
      </w:r>
      <w:r w:rsidRPr="00F912B5">
        <w:rPr>
          <w:rStyle w:val="Kiemels"/>
          <w:u w:val="single"/>
        </w:rPr>
        <w:t>m</w:t>
      </w:r>
      <w:r w:rsidRPr="00F912B5">
        <w:rPr>
          <w:rStyle w:val="Kiemels"/>
          <w:vertAlign w:val="subscript"/>
        </w:rPr>
        <w:t>max</w:t>
      </w:r>
      <w:r>
        <w:t xml:space="preserve"> a mozgás irányú összetevő, </w:t>
      </w:r>
      <w:r w:rsidRPr="00F912B5">
        <w:rPr>
          <w:rStyle w:val="Kiemels"/>
          <w:u w:val="single"/>
        </w:rPr>
        <w:t>r</w:t>
      </w:r>
      <w:r w:rsidRPr="00F912B5">
        <w:rPr>
          <w:rStyle w:val="Kiemels"/>
          <w:vertAlign w:val="subscript"/>
        </w:rPr>
        <w:t>max</w:t>
      </w:r>
      <w:r>
        <w:t xml:space="preserve"> a forgás irányú összetevő</w:t>
      </w:r>
      <w:r w:rsidR="001F3512">
        <w:t>.</w:t>
      </w:r>
    </w:p>
    <w:p w14:paraId="6C4569B5" w14:textId="5AD26BD1" w:rsidR="00FB0389" w:rsidRDefault="00FB0389" w:rsidP="00FB0389">
      <w:pPr>
        <w:pStyle w:val="Cmsor1"/>
      </w:pPr>
      <w:bookmarkStart w:id="219" w:name="_Ref103721153"/>
      <w:bookmarkStart w:id="220" w:name="_Toc104719503"/>
      <w:r>
        <w:lastRenderedPageBreak/>
        <w:t>Szimuláció</w:t>
      </w:r>
      <w:bookmarkEnd w:id="219"/>
      <w:bookmarkEnd w:id="220"/>
    </w:p>
    <w:p w14:paraId="4B7E42C5" w14:textId="77FB325A" w:rsidR="00CD130B" w:rsidRPr="00114F59" w:rsidRDefault="00CD130B" w:rsidP="00CD130B">
      <w:r>
        <w:t xml:space="preserve">Mielőtt a járási algoritmust ténylegesen implementáltam volna a firmware-be, melyet a </w:t>
      </w:r>
      <w:r>
        <w:fldChar w:fldCharType="begin"/>
      </w:r>
      <w:r>
        <w:instrText xml:space="preserve"> REF _Ref104146033 \r \h </w:instrText>
      </w:r>
      <w:r>
        <w:fldChar w:fldCharType="separate"/>
      </w:r>
      <w:r w:rsidR="002C14BC">
        <w:t>3</w:t>
      </w:r>
      <w:r>
        <w:fldChar w:fldCharType="end"/>
      </w:r>
      <w:r>
        <w:t xml:space="preserve">. fejezetben mutattam be, le kellett tesztelnem annak működését is. Erre legalkalmasabb egy szimuláció használata, melyben előre elkészíthettem a mozgástervezést anélkül, hogy a megjelenő hibák tönkretették volna a robotot. Szerencsémre Babits Mátyás is gondolt erre munkája során, így elkészített egy szimulátort, kifejeztetetten ezen robot mozgási algoritmusának megtervezéséhez. </w:t>
      </w:r>
      <w:sdt>
        <w:sdtPr>
          <w:id w:val="-1166021257"/>
          <w:citation/>
        </w:sdtPr>
        <w:sdtEndPr/>
        <w:sdtContent>
          <w:r>
            <w:fldChar w:fldCharType="begin"/>
          </w:r>
          <w:r>
            <w:instrText xml:space="preserve"> CITATION Bab181 \l 1038 </w:instrText>
          </w:r>
          <w:r>
            <w:fldChar w:fldCharType="separate"/>
          </w:r>
          <w:r w:rsidR="002C14BC">
            <w:rPr>
              <w:noProof/>
            </w:rPr>
            <w:t>[16]</w:t>
          </w:r>
          <w:r>
            <w:fldChar w:fldCharType="end"/>
          </w:r>
        </w:sdtContent>
      </w:sdt>
      <w:r>
        <w:t xml:space="preserve"> Annak ellenére, hogy a szimuláció kifejezetten ehhez a robothoz készült, számomra nehéz volt lecserélni a régi mechanikai modellt az általam tervezettre, valamint az inverz geometriai modell új roboton való alkalmazása során is kihívásokba ütköztem. Ezen nehézségeket részletesebben a </w:t>
      </w:r>
      <w:r>
        <w:fldChar w:fldCharType="begin"/>
      </w:r>
      <w:r>
        <w:instrText xml:space="preserve"> REF _Ref104554407 \r \h </w:instrText>
      </w:r>
      <w:r>
        <w:fldChar w:fldCharType="separate"/>
      </w:r>
      <w:r w:rsidR="002C14BC">
        <w:t>4.1</w:t>
      </w:r>
      <w:r>
        <w:fldChar w:fldCharType="end"/>
      </w:r>
      <w:r>
        <w:t xml:space="preserve"> részben mutatom be. A szimuláció a kezdeti nehézségek ellenére kifejezetten hasznosnak bizonyult, mivel a szimulátor forráskódjának azon része, ami a robot lábainak irányításáért felel, teljesen megegyezik a firmware-en lévő függvényekkel. A teljes mozgási algoritmust meg tudtam tervezni a szimuláción belül, melynek implementálását a </w:t>
      </w:r>
      <w:r>
        <w:rPr>
          <w:highlight w:val="yellow"/>
        </w:rPr>
        <w:fldChar w:fldCharType="begin"/>
      </w:r>
      <w:r>
        <w:instrText xml:space="preserve"> REF _Ref104554230 \r \h </w:instrText>
      </w:r>
      <w:r>
        <w:rPr>
          <w:highlight w:val="yellow"/>
        </w:rPr>
      </w:r>
      <w:r>
        <w:rPr>
          <w:highlight w:val="yellow"/>
        </w:rPr>
        <w:fldChar w:fldCharType="separate"/>
      </w:r>
      <w:r w:rsidR="002C14BC">
        <w:t>0</w:t>
      </w:r>
      <w:r>
        <w:rPr>
          <w:highlight w:val="yellow"/>
        </w:rPr>
        <w:fldChar w:fldCharType="end"/>
      </w:r>
      <w:r>
        <w:t xml:space="preserve"> pontban kifejtem.</w:t>
      </w:r>
    </w:p>
    <w:p w14:paraId="711711E7" w14:textId="5014777D" w:rsidR="00FB0389" w:rsidRDefault="007E4A8D" w:rsidP="00FB0389">
      <w:pPr>
        <w:pStyle w:val="Cmsor2"/>
      </w:pPr>
      <w:bookmarkStart w:id="221" w:name="_Ref104554407"/>
      <w:bookmarkStart w:id="222" w:name="_Toc104719504"/>
      <w:r>
        <w:t>Szimulátor működése</w:t>
      </w:r>
      <w:r w:rsidR="00570D09">
        <w:t xml:space="preserve"> az</w:t>
      </w:r>
      <w:r>
        <w:t xml:space="preserve"> új paraméterekkel</w:t>
      </w:r>
      <w:bookmarkEnd w:id="221"/>
      <w:bookmarkEnd w:id="222"/>
    </w:p>
    <w:p w14:paraId="2508A8F5" w14:textId="57F03C29" w:rsidR="00A3656D" w:rsidRPr="007E4A8D" w:rsidRDefault="00A3656D" w:rsidP="00A3656D">
      <w:bookmarkStart w:id="223" w:name="_Ref104129264"/>
      <w:r>
        <w:t xml:space="preserve">A Babits Mátyás által készített szimulátort átalakítottam úgy, hogy az általam készített 3D modellel is problémamentesen működjön. A szimulátorba nem teljesen ugyanazon modelleket töltöttem be, mint amelyek ki lettek nyomtatva, mert abban az esetben a szimulátorban kellett volna összeszerelni a robotot is, és az nagyban megbonyolította volna azt. </w:t>
      </w:r>
      <w:commentRangeStart w:id="224"/>
      <w:r>
        <w:t>A szimulátorba betöltött elemeket külön a modelltervező programban készítettem el a kinyomtatott alkatrészek alapján. Így a robot szimulációs modellje csak a csuklók miatt áll több darabból.</w:t>
      </w:r>
      <w:commentRangeEnd w:id="224"/>
      <w:r>
        <w:rPr>
          <w:rStyle w:val="Jegyzethivatkozs"/>
        </w:rPr>
        <w:commentReference w:id="224"/>
      </w:r>
      <w:r>
        <w:t xml:space="preserve"> Azon alkatrészeket, melyeket a szimulátorban használtam, egyenként az </w:t>
      </w:r>
      <w:commentRangeStart w:id="225"/>
      <w:r w:rsidRPr="00EC6C02">
        <w:rPr>
          <w:highlight w:val="yellow"/>
        </w:rPr>
        <w:t>xy</w:t>
      </w:r>
      <w:r>
        <w:t xml:space="preserve"> ábrától az </w:t>
      </w:r>
      <w:r w:rsidRPr="00EC6C02">
        <w:rPr>
          <w:highlight w:val="yellow"/>
        </w:rPr>
        <w:t>xy</w:t>
      </w:r>
      <w:r>
        <w:t xml:space="preserve"> ábráig</w:t>
      </w:r>
      <w:commentRangeEnd w:id="225"/>
      <w:r>
        <w:rPr>
          <w:rStyle w:val="Jegyzethivatkozs"/>
        </w:rPr>
        <w:commentReference w:id="225"/>
      </w:r>
      <w:r>
        <w:t xml:space="preserve"> mutatom be. A modellek szimulációba való betöltésekor több hibába is ütköztem, melyeket a </w:t>
      </w:r>
      <w:r w:rsidR="00F7054F">
        <w:rPr>
          <w:highlight w:val="yellow"/>
        </w:rPr>
        <w:fldChar w:fldCharType="begin"/>
      </w:r>
      <w:r w:rsidR="00F7054F">
        <w:instrText xml:space="preserve"> REF _Ref104629387 \r \h </w:instrText>
      </w:r>
      <w:r w:rsidR="00F7054F">
        <w:rPr>
          <w:highlight w:val="yellow"/>
        </w:rPr>
      </w:r>
      <w:r w:rsidR="00F7054F">
        <w:rPr>
          <w:highlight w:val="yellow"/>
        </w:rPr>
        <w:fldChar w:fldCharType="separate"/>
      </w:r>
      <w:r w:rsidR="002C14BC">
        <w:t>4.1.1</w:t>
      </w:r>
      <w:r w:rsidR="00F7054F">
        <w:rPr>
          <w:highlight w:val="yellow"/>
        </w:rPr>
        <w:fldChar w:fldCharType="end"/>
      </w:r>
      <w:r>
        <w:t xml:space="preserve"> pontban részletezem.</w:t>
      </w:r>
    </w:p>
    <w:p w14:paraId="5B71AED7" w14:textId="3A430CB6" w:rsidR="0079727D" w:rsidRDefault="0086492A" w:rsidP="00D20A88">
      <w:pPr>
        <w:pStyle w:val="Cmsor3"/>
      </w:pPr>
      <w:bookmarkStart w:id="226" w:name="_Ref104629387"/>
      <w:bookmarkStart w:id="227" w:name="_Toc104719505"/>
      <w:r>
        <w:t>Model</w:t>
      </w:r>
      <w:r w:rsidR="007E4A8D">
        <w:t>l betöltése</w:t>
      </w:r>
      <w:bookmarkEnd w:id="223"/>
      <w:bookmarkEnd w:id="226"/>
      <w:bookmarkEnd w:id="227"/>
    </w:p>
    <w:p w14:paraId="2963611E" w14:textId="77777777" w:rsidR="00A3656D" w:rsidRDefault="00A3656D" w:rsidP="00A3656D">
      <w:bookmarkStart w:id="228" w:name="_Ref104041987"/>
      <w:commentRangeStart w:id="229"/>
      <w:r>
        <w:t xml:space="preserve">A modell betöltése során az elsődleges problémámat az általam használt </w:t>
      </w:r>
      <w:r w:rsidRPr="003D253B">
        <w:t>Standard Tessellation Language</w:t>
      </w:r>
      <w:r>
        <w:t xml:space="preserve"> (STL) és a Babits Mátyás által használt úgynevezett .mdl formátum közötti különbség okozta. Az általa használt formátummal kapcsolatban az </w:t>
      </w:r>
      <w:r>
        <w:lastRenderedPageBreak/>
        <w:t>interneten semmilyen használható információt nem találtam. Ezért tovább próbálkoztam az általa készített fájlok megnyitásával és a szimuláció tanulmányozásával, az abból szerzett információ felhasználhatóságának reményében, ám sajnos itt sem jártam sikerrel. Próbáltam továbbá az általam használt tervezői környezetből kiexportálni ebbe a formátumba a modellt, azonban így sem jutottam közelebb a célomhoz. Végül közvetlenül Babits Mátyáshoz fordultam segítségért, aki elküldte a főképpen általa készített konvertert, melynek segítségével immár sikeresen el tudtam készíteni a szimulátorba beolvasható formátumú modell fájlokat. Azért nem jártam sikerrel a próbálkozásaim során, mert a Mátyás által használt fájlok kódolása és dekódolása is egyedi szintaxissal bírt.</w:t>
      </w:r>
      <w:commentRangeEnd w:id="229"/>
      <w:r>
        <w:rPr>
          <w:rStyle w:val="Jegyzethivatkozs"/>
        </w:rPr>
        <w:commentReference w:id="229"/>
      </w:r>
    </w:p>
    <w:p w14:paraId="64918A7F" w14:textId="77777777" w:rsidR="00A3656D" w:rsidRDefault="00A3656D" w:rsidP="00A3656D">
      <w:commentRangeStart w:id="230"/>
      <w:r>
        <w:t>A fájlformátum okozta problémák megoldása után ugyan sikerült az általam tervezett modelleket megjeleníteni a szimulátorban, azonban azok számomra rossz orientációban és méretarányban jelentek meg. Ezeket a modell tervező szoftverben az x, y, z tengelyek orientációja, valamint a modell STL formátumba való exportálásának méretaránya okozták. Én elsőre ezt a szimulátorba beépített pozíció, orientáció, méretarány paraméterekhez adott ofszettel terveztem kijavítani, ám itt sem értem el sikereket. A szimulátorban lévő modell úgy épül fel, hogy az egyes lábdarabok hierarchiailag egymás alá tartoznak, így a fő modell méretarányának változtatásával a többi alkatrész is változott. Ez azt eredményezve, hogy míg a szimulációban eredetileg minden paraméter deciméteres méretarányban volt megadva, a robottest modelljének méretarány változtatása után a test belső koordinátarendszere megváltozott centiméteres arányra. Így hiába értem el azt, hogy a robot teste újra jó méretű legyen a szimuláció többi részéhez képest, hiszen az inverz geometriai algoritmus egyszerre dolgozik a roboton kívüli és azon belüli paraméterekkel, így újfent méretarány hibát vittem a számításokba.</w:t>
      </w:r>
      <w:commentRangeEnd w:id="230"/>
      <w:r>
        <w:rPr>
          <w:rStyle w:val="Jegyzethivatkozs"/>
        </w:rPr>
        <w:commentReference w:id="230"/>
      </w:r>
    </w:p>
    <w:p w14:paraId="3E7B18BB" w14:textId="77777777" w:rsidR="00A3656D" w:rsidRDefault="00A3656D" w:rsidP="00A3656D">
      <w:commentRangeStart w:id="231"/>
      <w:r>
        <w:t>A méretarány különbségből adódó hiba mellett megjelent egy másik gond is, mely hatással volt az inverz geometriai számításokra és a lábak megfelelő összeállítására. Ezen probléma a modell szerkesztőben az x, y, z tengelyek orientációjából adódott. A modellek saját koordinátatengelye a legtöbb esetben nem esett egybe a geometriai számítások során felhasználtakkal, így a szimulátorban a várthoz képest másik irányba álltak az építőelemek.</w:t>
      </w:r>
      <w:commentRangeEnd w:id="231"/>
      <w:r>
        <w:rPr>
          <w:rStyle w:val="Jegyzethivatkozs"/>
        </w:rPr>
        <w:commentReference w:id="231"/>
      </w:r>
    </w:p>
    <w:p w14:paraId="13709BAC" w14:textId="77777777" w:rsidR="00A3656D" w:rsidRDefault="00A3656D" w:rsidP="00A3656D">
      <w:r>
        <w:t xml:space="preserve">Ezen két probléma megoldásaként - a szimulátor jelentős megváltoztatása nélkül - az kínálkozott, hogy magának a modellnek változtassam meg az orientációját és a méretét. A modellt felépítő elemek orientációit úgy változtattam meg, hogy azok a </w:t>
      </w:r>
      <w:r>
        <w:lastRenderedPageBreak/>
        <w:t xml:space="preserve">kinematika során megadotthoz igazodjanak, ezzel kijavítva a hibák nagy részét. Ahogyan fentebb említettem, a szimulátor paraméterei deciméteres mértékegységben vannak megadva, viszont az </w:t>
      </w:r>
      <w:commentRangeStart w:id="232"/>
      <w:r>
        <w:t>Inventor</w:t>
      </w:r>
      <w:commentRangeEnd w:id="232"/>
      <w:r>
        <w:rPr>
          <w:rStyle w:val="Jegyzethivatkozs"/>
        </w:rPr>
        <w:commentReference w:id="232"/>
      </w:r>
      <w:r>
        <w:t xml:space="preserve"> nem alkalmas modell exportálására ebben a méretarányban. Ezért úgy változattam meg a modellek tényleges méretét, hogy a nemlétező deciméteres export helyett centiméteres konverzió után újra visszakapjam az eredeti méreteket. Az így megváltozatott fájlokkal már tökéletesen működött a szimulátor kinematikai algoritmusa.</w:t>
      </w:r>
    </w:p>
    <w:p w14:paraId="6210D1E0" w14:textId="77777777" w:rsidR="00A3656D" w:rsidRDefault="00A3656D" w:rsidP="00A3656D">
      <w:r>
        <w:t>Sajnos a fenti problémák orvoslása igen sok időt vett igénybe a rendelkezésre álló gyakorlati időből, viszont ennek ellenére bizton kijelenthetem, hogy nagy szükség volt a szimulátor használatára a járási algoritmus tervezésekor. A szimulátor nagy biztonságot nyújtott a robot mozgásának vizsgálatakor és tesztelésekor is. Így, annak ellenére, hogy a program működésbe hozására kénytelen voltam a vártnál több időt szánni, mégis határozottan megtérült a befektetett energia.</w:t>
      </w:r>
    </w:p>
    <w:p w14:paraId="02C59213" w14:textId="14CA1B6D" w:rsidR="00A17B9D" w:rsidRDefault="00A17B9D" w:rsidP="0091152B">
      <w:pPr>
        <w:pStyle w:val="Cmsor3"/>
      </w:pPr>
      <w:bookmarkStart w:id="233" w:name="_Ref104647998"/>
      <w:bookmarkStart w:id="234" w:name="_Toc104719506"/>
      <w:r>
        <w:t xml:space="preserve">Modell paramétereinek </w:t>
      </w:r>
      <w:r w:rsidR="008563B8">
        <w:t>kerekítési hibái</w:t>
      </w:r>
      <w:bookmarkEnd w:id="228"/>
      <w:bookmarkEnd w:id="233"/>
      <w:bookmarkEnd w:id="234"/>
    </w:p>
    <w:p w14:paraId="62A6D932" w14:textId="4E891DA4" w:rsidR="00240682" w:rsidRDefault="00240682" w:rsidP="00240682">
      <w:bookmarkStart w:id="235" w:name="_Ref104043380"/>
      <w:r>
        <w:t xml:space="preserve">A modell file-ok sikeres betöltése után egyértelművé vált az, hogy az Önálló laboratóriumom során a 3D-s terv paramétereinél használt kerekítések túl nagyok és az ebből adódó hibák egyértelműen </w:t>
      </w:r>
      <w:r w:rsidR="009B5508">
        <w:t>szembetűnőek</w:t>
      </w:r>
      <w:r>
        <w:t xml:space="preserve"> voltak. A kerekítési hibákra egy példát az </w:t>
      </w:r>
      <w:r>
        <w:fldChar w:fldCharType="begin"/>
      </w:r>
      <w:r>
        <w:instrText xml:space="preserve"> REF _Ref104162106 \h </w:instrText>
      </w:r>
      <w:r>
        <w:fldChar w:fldCharType="separate"/>
      </w:r>
      <w:r w:rsidR="002C14BC">
        <w:rPr>
          <w:noProof/>
        </w:rPr>
        <w:t>20</w:t>
      </w:r>
      <w:r w:rsidR="002C14BC">
        <w:t>. ábra</w:t>
      </w:r>
      <w:r>
        <w:fldChar w:fldCharType="end"/>
      </w:r>
      <w:r>
        <w:t xml:space="preserve"> mutatok, melyet összevetve az </w:t>
      </w:r>
      <w:r>
        <w:fldChar w:fldCharType="begin"/>
      </w:r>
      <w:r>
        <w:instrText xml:space="preserve"> REF _Ref104162134 \h </w:instrText>
      </w:r>
      <w:r>
        <w:fldChar w:fldCharType="separate"/>
      </w:r>
      <w:r w:rsidR="002C14BC">
        <w:rPr>
          <w:noProof/>
        </w:rPr>
        <w:t>21</w:t>
      </w:r>
      <w:r w:rsidR="002C14BC">
        <w:t>. ábra</w:t>
      </w:r>
      <w:r>
        <w:fldChar w:fldCharType="end"/>
      </w:r>
      <w:r>
        <w:t xml:space="preserve"> látszik igazán a különbség. A hiányosságok észrevétele után ezredmilliméteres pontossággal adtam meg minden paramétert, melyeket a </w:t>
      </w:r>
      <w:r>
        <w:fldChar w:fldCharType="begin"/>
      </w:r>
      <w:r>
        <w:instrText xml:space="preserve"> REF _Ref103723704 \h </w:instrText>
      </w:r>
      <w:r>
        <w:fldChar w:fldCharType="separate"/>
      </w:r>
      <w:r w:rsidR="002C14BC">
        <w:rPr>
          <w:noProof/>
        </w:rPr>
        <w:t>1</w:t>
      </w:r>
      <w:r w:rsidR="002C14BC">
        <w:t>. táblázat</w:t>
      </w:r>
      <w:r>
        <w:fldChar w:fldCharType="end"/>
      </w:r>
      <w:r>
        <w:t xml:space="preserve"> részletezek.</w:t>
      </w:r>
    </w:p>
    <w:p w14:paraId="298E08E4" w14:textId="77777777" w:rsidR="009D2EBB" w:rsidRDefault="009D2EBB" w:rsidP="009D2EBB">
      <w:pPr>
        <w:sectPr w:rsidR="009D2EBB" w:rsidSect="00D23BFC">
          <w:type w:val="continuous"/>
          <w:pgSz w:w="11907" w:h="16840" w:code="9"/>
          <w:pgMar w:top="1418" w:right="1418" w:bottom="1418" w:left="1418" w:header="709" w:footer="709" w:gutter="567"/>
          <w:cols w:space="708"/>
          <w:titlePg/>
          <w:docGrid w:linePitch="360"/>
        </w:sectPr>
      </w:pPr>
    </w:p>
    <w:p w14:paraId="48F7D969" w14:textId="77777777" w:rsidR="009D2EBB" w:rsidRDefault="009D2EBB" w:rsidP="009D2EBB">
      <w:pPr>
        <w:pStyle w:val="Kp"/>
        <w:spacing w:before="0"/>
      </w:pPr>
      <w:r>
        <w:rPr>
          <w:noProof/>
        </w:rPr>
        <w:drawing>
          <wp:inline distT="0" distB="0" distL="0" distR="0" wp14:anchorId="1540785C" wp14:editId="65562D3F">
            <wp:extent cx="2447856" cy="16200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708" t="94" r="603" b="-94"/>
                    <a:stretch/>
                  </pic:blipFill>
                  <pic:spPr bwMode="auto">
                    <a:xfrm>
                      <a:off x="0" y="0"/>
                      <a:ext cx="2447856"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6" w:name="_Ref104162106"/>
    <w:p w14:paraId="675C6F07" w14:textId="36D16FAE" w:rsidR="009D2EBB" w:rsidRPr="00D4484C" w:rsidRDefault="009D2EBB" w:rsidP="00D5403D">
      <w:pPr>
        <w:pStyle w:val="Kpalrs"/>
      </w:pPr>
      <w:r>
        <w:fldChar w:fldCharType="begin"/>
      </w:r>
      <w:r>
        <w:instrText xml:space="preserve"> SEQ ábra \* ARABIC </w:instrText>
      </w:r>
      <w:r>
        <w:fldChar w:fldCharType="separate"/>
      </w:r>
      <w:r w:rsidR="00F912B5">
        <w:rPr>
          <w:noProof/>
        </w:rPr>
        <w:t>21</w:t>
      </w:r>
      <w:r>
        <w:fldChar w:fldCharType="end"/>
      </w:r>
      <w:r>
        <w:t>. ábra</w:t>
      </w:r>
      <w:bookmarkEnd w:id="236"/>
      <w:r>
        <w:t>: a régi, hibás paraméterekkel rendelkező szimuláció</w:t>
      </w:r>
    </w:p>
    <w:p w14:paraId="601C503C" w14:textId="77777777" w:rsidR="009D2EBB" w:rsidRDefault="009D2EBB" w:rsidP="009D2EBB">
      <w:pPr>
        <w:pStyle w:val="Kp"/>
      </w:pPr>
      <w:r>
        <w:rPr>
          <w:noProof/>
        </w:rPr>
        <w:drawing>
          <wp:inline distT="0" distB="0" distL="0" distR="0" wp14:anchorId="3612C332" wp14:editId="08D731EE">
            <wp:extent cx="2449137" cy="1619250"/>
            <wp:effectExtent l="0" t="0" r="8890" b="0"/>
            <wp:docPr id="13" name="Kép 1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descr="A képen szöveg látható&#10;&#10;Automatikusan generált leírás"/>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75"/>
                    <a:stretch/>
                  </pic:blipFill>
                  <pic:spPr bwMode="auto">
                    <a:xfrm>
                      <a:off x="0" y="0"/>
                      <a:ext cx="2450271" cy="1620000"/>
                    </a:xfrm>
                    <a:prstGeom prst="rect">
                      <a:avLst/>
                    </a:prstGeom>
                    <a:noFill/>
                    <a:ln>
                      <a:noFill/>
                    </a:ln>
                    <a:extLst>
                      <a:ext uri="{53640926-AAD7-44D8-BBD7-CCE9431645EC}">
                        <a14:shadowObscured xmlns:a14="http://schemas.microsoft.com/office/drawing/2010/main"/>
                      </a:ext>
                    </a:extLst>
                  </pic:spPr>
                </pic:pic>
              </a:graphicData>
            </a:graphic>
          </wp:inline>
        </w:drawing>
      </w:r>
    </w:p>
    <w:bookmarkStart w:id="237" w:name="_Ref104162134"/>
    <w:p w14:paraId="393EEED4" w14:textId="4D5016D7" w:rsidR="009D2EBB" w:rsidRDefault="009D2EBB" w:rsidP="00D5403D">
      <w:pPr>
        <w:pStyle w:val="Kpalrs"/>
        <w:sectPr w:rsidR="009D2EBB" w:rsidSect="007C1EF7">
          <w:type w:val="continuous"/>
          <w:pgSz w:w="11907" w:h="16840" w:code="9"/>
          <w:pgMar w:top="1418" w:right="1418" w:bottom="1418" w:left="1418" w:header="709" w:footer="709" w:gutter="567"/>
          <w:cols w:num="2" w:space="708"/>
          <w:titlePg/>
          <w:docGrid w:linePitch="360"/>
        </w:sectPr>
      </w:pPr>
      <w:r>
        <w:fldChar w:fldCharType="begin"/>
      </w:r>
      <w:r>
        <w:instrText xml:space="preserve"> SEQ ábra \* ARABIC </w:instrText>
      </w:r>
      <w:r>
        <w:fldChar w:fldCharType="separate"/>
      </w:r>
      <w:r w:rsidR="00F912B5">
        <w:rPr>
          <w:noProof/>
        </w:rPr>
        <w:t>22</w:t>
      </w:r>
      <w:r>
        <w:fldChar w:fldCharType="end"/>
      </w:r>
      <w:r>
        <w:t>. ábra</w:t>
      </w:r>
      <w:bookmarkEnd w:id="237"/>
      <w:r>
        <w:t>: az új paraméterekkel pontosított szimuláció</w:t>
      </w:r>
    </w:p>
    <w:p w14:paraId="3456066F" w14:textId="77777777" w:rsidR="00240682" w:rsidRPr="00B079AC" w:rsidRDefault="00240682" w:rsidP="00240682">
      <w:bookmarkStart w:id="238" w:name="_Ref104554230"/>
      <w:r>
        <w:t xml:space="preserve">Nagy valószínűséggel az ilyen magasfokú pontosság alkalmazása értelmetlen, viszont az algoritmusok használatában ez nem okozott erőforrás problémát. Számomra </w:t>
      </w:r>
      <w:r>
        <w:lastRenderedPageBreak/>
        <w:t>fontos tanulság az, hogy robot modelljét azon paraméterek alapján érdemes megtervezni, amelyek később a számításokban is felhasználásra kerülnek.</w:t>
      </w:r>
    </w:p>
    <w:p w14:paraId="71900981" w14:textId="7C134F24" w:rsidR="00FB0389" w:rsidRDefault="007E4A8D" w:rsidP="00FB0389">
      <w:pPr>
        <w:pStyle w:val="Cmsor2"/>
      </w:pPr>
      <w:bookmarkStart w:id="239" w:name="_Toc104719507"/>
      <w:r>
        <w:t>Járási a</w:t>
      </w:r>
      <w:r w:rsidR="00FB0389">
        <w:t>lgoritmus tervezése szimulá</w:t>
      </w:r>
      <w:bookmarkEnd w:id="235"/>
      <w:r w:rsidR="006C4600">
        <w:t>torban</w:t>
      </w:r>
      <w:bookmarkEnd w:id="238"/>
      <w:bookmarkEnd w:id="239"/>
    </w:p>
    <w:p w14:paraId="3AAAB419" w14:textId="2B4C06CA" w:rsidR="0079727D" w:rsidRDefault="0079727D" w:rsidP="0079727D">
      <w:r>
        <w:t>szimuláció tényleg a firmware kódja</w:t>
      </w:r>
    </w:p>
    <w:p w14:paraId="354F2DBD" w14:textId="7258316F" w:rsidR="00BC145E" w:rsidRDefault="00BC145E" w:rsidP="00BC145E">
      <w:r>
        <w:t>uml diagram</w:t>
      </w:r>
    </w:p>
    <w:p w14:paraId="3C6D59CC" w14:textId="5FBBA0DC" w:rsidR="00BC145E" w:rsidRDefault="00BC145E" w:rsidP="00BC145E">
      <w:r>
        <w:t>paraméterek definiálása</w:t>
      </w:r>
    </w:p>
    <w:p w14:paraId="03077BE4" w14:textId="56D08E8A" w:rsidR="00244F44" w:rsidRDefault="00244F44" w:rsidP="0079727D">
      <w:r>
        <w:t>Talán magáról a szimuláció integrálásról is itt kéne beszélnem diagrammokkal együtt.</w:t>
      </w:r>
      <w:r w:rsidR="00585683">
        <w:t xml:space="preserve"> -&gt; Az fir</w:t>
      </w:r>
      <w:r w:rsidR="00BA0D30">
        <w:t>m</w:t>
      </w:r>
      <w:r w:rsidR="00585683">
        <w:t xml:space="preserve">ware iteráció miatti szimuláció és </w:t>
      </w:r>
      <w:r w:rsidR="00BC145E">
        <w:t>firmware</w:t>
      </w:r>
      <w:r w:rsidR="00585683">
        <w:t xml:space="preserve"> közötti különbséget elrejtve beszélni az algoritmusról.</w:t>
      </w:r>
    </w:p>
    <w:p w14:paraId="19F92505" w14:textId="058886CC" w:rsidR="00BD61DE" w:rsidRDefault="00BD61DE" w:rsidP="0079727D">
      <w:r>
        <w:t>Parameterek összefoglalása</w:t>
      </w:r>
    </w:p>
    <w:p w14:paraId="61A80258" w14:textId="32858834" w:rsidR="00BD61DE" w:rsidRPr="0079727D" w:rsidRDefault="00BD61DE" w:rsidP="0079727D">
      <w:r>
        <w:t>pár dolog kiemelése</w:t>
      </w:r>
    </w:p>
    <w:p w14:paraId="14BC4475" w14:textId="2DD21BC1" w:rsidR="006F655F" w:rsidRDefault="006F655F" w:rsidP="006F655F">
      <w:pPr>
        <w:pStyle w:val="Cmsor1"/>
      </w:pPr>
      <w:bookmarkStart w:id="240" w:name="_Toc104719508"/>
      <w:r>
        <w:lastRenderedPageBreak/>
        <w:t xml:space="preserve">Áttérés </w:t>
      </w:r>
      <w:r w:rsidR="00240682">
        <w:t xml:space="preserve">a </w:t>
      </w:r>
      <w:r>
        <w:t>fizikai robotra</w:t>
      </w:r>
      <w:bookmarkEnd w:id="240"/>
    </w:p>
    <w:p w14:paraId="5CD86B89" w14:textId="439953CD" w:rsidR="00134002" w:rsidRPr="00E27E7A" w:rsidRDefault="00134002" w:rsidP="00134002">
      <w:bookmarkStart w:id="241" w:name="_Ref104141643"/>
      <w:r>
        <w:t xml:space="preserve">A fizikai robotra való áttérés során először annak lábaihoz és a szervok mozgatásához tartozó új paramétereket kellett beállítanom, azaz kalibrálnom kellett az eszközt. A beállítást és annak paramétereit az </w:t>
      </w:r>
      <w:r w:rsidR="000A18CD">
        <w:fldChar w:fldCharType="begin"/>
      </w:r>
      <w:r w:rsidR="000A18CD">
        <w:instrText xml:space="preserve"> REF _Ref104462678 \r \h </w:instrText>
      </w:r>
      <w:r w:rsidR="000A18CD">
        <w:fldChar w:fldCharType="separate"/>
      </w:r>
      <w:r w:rsidR="002C14BC">
        <w:t>5.1</w:t>
      </w:r>
      <w:r w:rsidR="000A18CD">
        <w:fldChar w:fldCharType="end"/>
      </w:r>
      <w:r>
        <w:t xml:space="preserve"> alfejezetben tárgyalom. továbbá a </w:t>
      </w:r>
      <w:r w:rsidR="000A18CD">
        <w:fldChar w:fldCharType="begin"/>
      </w:r>
      <w:r w:rsidR="000A18CD">
        <w:instrText xml:space="preserve"> REF _Ref104462692 \r \h </w:instrText>
      </w:r>
      <w:r w:rsidR="000A18CD">
        <w:fldChar w:fldCharType="separate"/>
      </w:r>
      <w:r w:rsidR="002C14BC">
        <w:t>5.2</w:t>
      </w:r>
      <w:r w:rsidR="000A18CD">
        <w:fldChar w:fldCharType="end"/>
      </w:r>
      <w:r>
        <w:t xml:space="preserve"> pontban részletezem a járási algoritmus firmware-be való implementálását és annak hibáit.</w:t>
      </w:r>
    </w:p>
    <w:p w14:paraId="74348D82" w14:textId="58FB3109" w:rsidR="003B3BBC" w:rsidRDefault="003B3BBC" w:rsidP="003B3BBC">
      <w:pPr>
        <w:pStyle w:val="Cmsor2"/>
      </w:pPr>
      <w:bookmarkStart w:id="242" w:name="_Ref104462669"/>
      <w:bookmarkStart w:id="243" w:name="_Ref104462678"/>
      <w:bookmarkStart w:id="244" w:name="_Toc104719509"/>
      <w:r>
        <w:t>Robot kalibrálása</w:t>
      </w:r>
      <w:bookmarkEnd w:id="241"/>
      <w:bookmarkEnd w:id="242"/>
      <w:bookmarkEnd w:id="243"/>
      <w:bookmarkEnd w:id="244"/>
    </w:p>
    <w:p w14:paraId="7961D878" w14:textId="3DB745A0" w:rsidR="00240682" w:rsidRDefault="00240682" w:rsidP="0079705D">
      <w:bookmarkStart w:id="245" w:name="_Ref104462938"/>
      <w:r>
        <w:t xml:space="preserve">Mielőtt a szimulátorban már jól működő algoritmust kipróbálhattam volna magán a roboton, először kalibrálnom kellett azt. A robot összeszerelése során az utolsó lépést kihagytam, mely a szervokarok feltétele volt. A végső összeszerelésből és a fizikai robot működéséhez elengedhetetlen paraméterek beállításából épül fel a robot kalibrálása. Ezen paraméterek kiegészítik a </w:t>
      </w:r>
      <w:r>
        <w:fldChar w:fldCharType="begin"/>
      </w:r>
      <w:r>
        <w:instrText xml:space="preserve"> REF _Ref104319938 \r \h </w:instrText>
      </w:r>
      <w:r>
        <w:fldChar w:fldCharType="separate"/>
      </w:r>
      <w:r w:rsidR="002C14BC">
        <w:t>2.1</w:t>
      </w:r>
      <w:r>
        <w:fldChar w:fldCharType="end"/>
      </w:r>
      <w:r>
        <w:t xml:space="preserve"> bekezdésben </w:t>
      </w:r>
      <w:r w:rsidR="0079705D">
        <w:t>leírtak</w:t>
      </w:r>
      <w:r>
        <w:t xml:space="preserve">. </w:t>
      </w:r>
      <w:r w:rsidR="0079705D">
        <w:t xml:space="preserve">A lábhoz tartozó értékeket összefoglalva az </w:t>
      </w:r>
      <w:r w:rsidR="0079705D" w:rsidRPr="00D92DF0">
        <w:rPr>
          <w:highlight w:val="yellow"/>
        </w:rPr>
        <w:t>xy</w:t>
      </w:r>
      <w:r w:rsidR="0079705D">
        <w:t xml:space="preserve"> ábrán mutatom be, valamint </w:t>
      </w:r>
      <w:r>
        <w:t xml:space="preserve">az </w:t>
      </w:r>
      <w:r>
        <w:fldChar w:fldCharType="begin"/>
      </w:r>
      <w:r>
        <w:instrText xml:space="preserve"> REF _Ref104462938 \r \h </w:instrText>
      </w:r>
      <w:r>
        <w:fldChar w:fldCharType="separate"/>
      </w:r>
      <w:r w:rsidR="002C14BC">
        <w:t>0</w:t>
      </w:r>
      <w:r>
        <w:fldChar w:fldCharType="end"/>
      </w:r>
      <w:r>
        <w:t xml:space="preserve"> és az </w:t>
      </w:r>
      <w:r>
        <w:fldChar w:fldCharType="begin"/>
      </w:r>
      <w:r>
        <w:instrText xml:space="preserve"> REF _Ref104462947 \r \h </w:instrText>
      </w:r>
      <w:r>
        <w:fldChar w:fldCharType="separate"/>
      </w:r>
      <w:r w:rsidR="002C14BC">
        <w:t>5.1.2</w:t>
      </w:r>
      <w:r>
        <w:fldChar w:fldCharType="end"/>
      </w:r>
      <w:r>
        <w:t xml:space="preserve"> pontokban részleteze</w:t>
      </w:r>
      <w:r w:rsidR="0079705D">
        <w:t>m őket</w:t>
      </w:r>
      <w:r>
        <w:t xml:space="preserve">. Annak érdekében, hogy a szervomotorok univerzálisabbak legyenek, külön darabban adják magát a motort és a hozzá tartozó szervokart. Ennek az oka az, hogy annak ellenére, hogy magának a motornak a működési tartománya limitált, mégis többféleképpen összeszerelhető. Az általam használt motor adatait az </w:t>
      </w:r>
      <w:r>
        <w:fldChar w:fldCharType="begin"/>
      </w:r>
      <w:r>
        <w:instrText xml:space="preserve"> REF _Ref104198186 \r \h </w:instrText>
      </w:r>
      <w:r>
        <w:fldChar w:fldCharType="separate"/>
      </w:r>
      <w:r w:rsidR="002C14BC">
        <w:t>5.1.3</w:t>
      </w:r>
      <w:r>
        <w:fldChar w:fldCharType="end"/>
      </w:r>
      <w:r>
        <w:t xml:space="preserve"> részben fejtem ki bővebben</w:t>
      </w:r>
      <w:r w:rsidR="0079705D">
        <w:t xml:space="preserve">, valamint a motorokat kezelő osztályt az </w:t>
      </w:r>
      <w:r w:rsidR="0079705D" w:rsidRPr="00D92DF0">
        <w:rPr>
          <w:highlight w:val="yellow"/>
        </w:rPr>
        <w:t>xy</w:t>
      </w:r>
      <w:r w:rsidR="0079705D">
        <w:t xml:space="preserve"> ábrán</w:t>
      </w:r>
      <w:r>
        <w:t>.</w:t>
      </w:r>
    </w:p>
    <w:p w14:paraId="6B3A724A" w14:textId="77777777" w:rsidR="00B21428" w:rsidRDefault="00B21428" w:rsidP="00B21428">
      <w:pPr>
        <w:pStyle w:val="Cmsor3"/>
      </w:pPr>
      <w:bookmarkStart w:id="246" w:name="_Toc104719510"/>
      <w:r>
        <w:t>Ofszet szögek</w:t>
      </w:r>
      <w:bookmarkEnd w:id="245"/>
      <w:bookmarkEnd w:id="246"/>
    </w:p>
    <w:p w14:paraId="2861EF51" w14:textId="2382B0D2" w:rsidR="00240682" w:rsidRDefault="00240682" w:rsidP="00240682">
      <w:r>
        <w:t>A robot lábaihoz tartozik három paraméter, melyek a robot csuklóihoz tartozó ofszet szögek és a csuklók nulla helyzetének beállítására használhatók</w:t>
      </w:r>
      <w:sdt>
        <w:sdtPr>
          <w:id w:val="1661185815"/>
          <w:citation/>
        </w:sdtPr>
        <w:sdtEndPr/>
        <w:sdtContent>
          <w:r>
            <w:fldChar w:fldCharType="begin"/>
          </w:r>
          <w:r>
            <w:instrText xml:space="preserve"> CITATION Bab \l 1038 </w:instrText>
          </w:r>
          <w:r>
            <w:fldChar w:fldCharType="separate"/>
          </w:r>
          <w:r w:rsidR="002C14BC">
            <w:rPr>
              <w:noProof/>
            </w:rPr>
            <w:t xml:space="preserve"> [10]</w:t>
          </w:r>
          <w:r>
            <w:fldChar w:fldCharType="end"/>
          </w:r>
        </w:sdtContent>
      </w:sdt>
      <w:r>
        <w:t xml:space="preserve">. Ezeket a paramétereket meg kellett változtatnom, ugyanis az általam választott </w:t>
      </w:r>
      <w:commentRangeStart w:id="247"/>
      <w:r>
        <w:t>új szervok ugyan erősebbek, viszont forgási tartományuk kisebb</w:t>
      </w:r>
      <w:r w:rsidR="003D4ED6">
        <w:t xml:space="preserve">, részletekbe menően a </w:t>
      </w:r>
      <w:r w:rsidR="003D4ED6">
        <w:fldChar w:fldCharType="begin"/>
      </w:r>
      <w:r w:rsidR="003D4ED6">
        <w:instrText xml:space="preserve"> REF _Ref104198186 \r \h </w:instrText>
      </w:r>
      <w:r w:rsidR="003D4ED6">
        <w:fldChar w:fldCharType="separate"/>
      </w:r>
      <w:r w:rsidR="002C14BC">
        <w:t>5.1.3</w:t>
      </w:r>
      <w:r w:rsidR="003D4ED6">
        <w:fldChar w:fldCharType="end"/>
      </w:r>
      <w:r w:rsidR="003D4ED6">
        <w:t xml:space="preserve"> bekezdésben mutatom be őket</w:t>
      </w:r>
      <w:sdt>
        <w:sdtPr>
          <w:id w:val="1651638462"/>
          <w:citation/>
        </w:sdtPr>
        <w:sdtEndPr/>
        <w:sdtContent>
          <w:r>
            <w:fldChar w:fldCharType="begin"/>
          </w:r>
          <w:r>
            <w:instrText xml:space="preserve"> CITATION Sav22 \l 1038 </w:instrText>
          </w:r>
          <w:r>
            <w:fldChar w:fldCharType="separate"/>
          </w:r>
          <w:r w:rsidR="002C14BC">
            <w:rPr>
              <w:noProof/>
            </w:rPr>
            <w:t xml:space="preserve"> [14]</w:t>
          </w:r>
          <w:r>
            <w:fldChar w:fldCharType="end"/>
          </w:r>
        </w:sdtContent>
      </w:sdt>
      <w:commentRangeEnd w:id="247"/>
      <w:r>
        <w:rPr>
          <w:rStyle w:val="Jegyzethivatkozs"/>
        </w:rPr>
        <w:commentReference w:id="247"/>
      </w:r>
      <w:r>
        <w:t xml:space="preserve">. Az új szervok beállítása során azt tapasztaltam, hogy a motorok a középértéküktől φ = +/- 0.34π radiánba állíthatóak, szemben a Babits Mátyás által használtakkal, melyek φ = +/- π forgási tartománnyal rendelkeztek, amire a továbbiakban még visszatérek az </w:t>
      </w:r>
      <w:r>
        <w:fldChar w:fldCharType="begin"/>
      </w:r>
      <w:r>
        <w:instrText xml:space="preserve"> REF _Ref104198186 \r \h </w:instrText>
      </w:r>
      <w:r>
        <w:fldChar w:fldCharType="separate"/>
      </w:r>
      <w:r w:rsidR="002C14BC">
        <w:t>5.1.3</w:t>
      </w:r>
      <w:r>
        <w:fldChar w:fldCharType="end"/>
      </w:r>
      <w:r>
        <w:t xml:space="preserve"> pontban. A kisebb mozgási tartomány miatt nekem ezen paramétereket pontosabban be kellett állítani. </w:t>
      </w:r>
      <w:r w:rsidRPr="0043148C">
        <w:t xml:space="preserve">Az </w:t>
      </w:r>
      <w:r>
        <w:fldChar w:fldCharType="begin"/>
      </w:r>
      <w:r>
        <w:instrText xml:space="preserve"> REF _Ref104464146 \h </w:instrText>
      </w:r>
      <w:r>
        <w:fldChar w:fldCharType="separate"/>
      </w:r>
      <w:r w:rsidR="002C14BC">
        <w:rPr>
          <w:noProof/>
        </w:rPr>
        <w:t>22</w:t>
      </w:r>
      <w:r w:rsidR="002C14BC">
        <w:t>. ábra</w:t>
      </w:r>
      <w:r>
        <w:fldChar w:fldCharType="end"/>
      </w:r>
      <w:r>
        <w:t xml:space="preserve"> mutatom be azt az esetet, amikor az </w:t>
      </w:r>
      <w:r w:rsidRPr="00A71802">
        <w:rPr>
          <w:rStyle w:val="Kiemels"/>
        </w:rPr>
        <w:t>a</w:t>
      </w:r>
      <w:r w:rsidRPr="00A71802">
        <w:rPr>
          <w:rStyle w:val="Kiemels"/>
          <w:vertAlign w:val="subscript"/>
        </w:rPr>
        <w:t>1</w:t>
      </w:r>
      <w:r>
        <w:t xml:space="preserve">, </w:t>
      </w:r>
      <w:r w:rsidRPr="00A71802">
        <w:rPr>
          <w:rStyle w:val="Kiemels"/>
        </w:rPr>
        <w:t>a</w:t>
      </w:r>
      <w:r w:rsidRPr="00A71802">
        <w:rPr>
          <w:rStyle w:val="Kiemels"/>
          <w:vertAlign w:val="subscript"/>
        </w:rPr>
        <w:t>2</w:t>
      </w:r>
      <w:r>
        <w:t xml:space="preserve">, </w:t>
      </w:r>
      <w:r w:rsidRPr="00A71802">
        <w:rPr>
          <w:rStyle w:val="Kiemels"/>
        </w:rPr>
        <w:t>a</w:t>
      </w:r>
      <w:r w:rsidRPr="00A71802">
        <w:rPr>
          <w:rStyle w:val="Kiemels"/>
          <w:vertAlign w:val="subscript"/>
        </w:rPr>
        <w:t>3</w:t>
      </w:r>
      <w:r>
        <w:t xml:space="preserve"> szögek mindegyike nulla helyzetben áll. Jól látható, hogy a motorok mozgatásához ezen nullértékek nem előnyösek, hiszen azoknak - a jó működés érdekében </w:t>
      </w:r>
      <w:r>
        <w:lastRenderedPageBreak/>
        <w:t xml:space="preserve">- a mechanikai mozgási tartományuk közepére kellene esniük. Az új paraméterek beállításakor - melyek megértését az </w:t>
      </w:r>
      <w:r>
        <w:fldChar w:fldCharType="begin"/>
      </w:r>
      <w:r>
        <w:instrText xml:space="preserve"> REF _Ref104464389 \h </w:instrText>
      </w:r>
      <w:r>
        <w:fldChar w:fldCharType="separate"/>
      </w:r>
      <w:r w:rsidR="002C14BC">
        <w:rPr>
          <w:noProof/>
        </w:rPr>
        <w:t>23</w:t>
      </w:r>
      <w:r w:rsidR="002C14BC">
        <w:t>. ábra</w:t>
      </w:r>
      <w:r>
        <w:fldChar w:fldCharType="end"/>
      </w:r>
      <w:r>
        <w:t xml:space="preserve"> és </w:t>
      </w:r>
      <w:r>
        <w:fldChar w:fldCharType="begin"/>
      </w:r>
      <w:r>
        <w:instrText xml:space="preserve"> REF _Ref104464402 \h </w:instrText>
      </w:r>
      <w:r>
        <w:fldChar w:fldCharType="separate"/>
      </w:r>
      <w:r w:rsidR="002C14BC">
        <w:rPr>
          <w:noProof/>
        </w:rPr>
        <w:t>24</w:t>
      </w:r>
      <w:r w:rsidR="002C14BC">
        <w:t>. ábra</w:t>
      </w:r>
      <w:r>
        <w:fldChar w:fldCharType="end"/>
      </w:r>
      <w:r>
        <w:t xml:space="preserve"> segítik - fontos volt számomra, hogy a motorok mozgási tartományát maximalizáljam. Ezért az </w:t>
      </w:r>
      <w:r w:rsidRPr="00A71802">
        <w:rPr>
          <w:rStyle w:val="Kiemels"/>
        </w:rPr>
        <w:t>a</w:t>
      </w:r>
      <w:r w:rsidRPr="00A71802">
        <w:rPr>
          <w:rStyle w:val="Kiemels"/>
          <w:vertAlign w:val="subscript"/>
        </w:rPr>
        <w:t>1</w:t>
      </w:r>
      <w:r>
        <w:t xml:space="preserve"> szöget 45 fokra, azaz 0.25π radiánra állítottam, így a láb a null érték megadása esetén az elérési tartományának közepére mutat, melyet a </w:t>
      </w:r>
      <w:r>
        <w:fldChar w:fldCharType="begin"/>
      </w:r>
      <w:r>
        <w:instrText xml:space="preserve"> REF _Ref104463290 \r \h </w:instrText>
      </w:r>
      <w:r>
        <w:fldChar w:fldCharType="separate"/>
      </w:r>
      <w:r w:rsidR="002C14BC">
        <w:t>0</w:t>
      </w:r>
      <w:r>
        <w:fldChar w:fldCharType="end"/>
      </w:r>
      <w:r>
        <w:t xml:space="preserve"> alfejezetben részletezek. Az </w:t>
      </w:r>
      <w:r w:rsidRPr="00EB6FDA">
        <w:rPr>
          <w:rStyle w:val="Kiemels"/>
        </w:rPr>
        <w:t>a</w:t>
      </w:r>
      <w:r w:rsidRPr="00A71802">
        <w:rPr>
          <w:rStyle w:val="Kiemels"/>
          <w:vertAlign w:val="subscript"/>
        </w:rPr>
        <w:t>2</w:t>
      </w:r>
      <w:r>
        <w:t xml:space="preserve"> és </w:t>
      </w:r>
      <w:r w:rsidRPr="00A71802">
        <w:rPr>
          <w:rStyle w:val="Kiemels"/>
        </w:rPr>
        <w:t>a</w:t>
      </w:r>
      <w:r w:rsidRPr="00A71802">
        <w:rPr>
          <w:rStyle w:val="Kiemels"/>
          <w:vertAlign w:val="subscript"/>
        </w:rPr>
        <w:t>3</w:t>
      </w:r>
      <w:r>
        <w:t xml:space="preserve"> meghatározásakor hasonló elvet követtem azzal a különbséggel, hogy ezen csuklók esetében a fizikai határok szabják meg azt, hogy a robot mennyire képes behúzni a lábait, így a csuklók mozgási tartományának meghatározásakor a fizikai határokhoz közel állítottam be a mozgási tartományt is. A beállított szögeket a </w:t>
      </w:r>
      <w:r>
        <w:fldChar w:fldCharType="begin"/>
      </w:r>
      <w:r>
        <w:instrText xml:space="preserve"> REF _Ref104372714 \h </w:instrText>
      </w:r>
      <w:r>
        <w:fldChar w:fldCharType="separate"/>
      </w:r>
      <w:r w:rsidR="002C14BC">
        <w:rPr>
          <w:noProof/>
        </w:rPr>
        <w:t>3</w:t>
      </w:r>
      <w:r w:rsidR="002C14BC">
        <w:t>. táblázat</w:t>
      </w:r>
      <w:r>
        <w:fldChar w:fldCharType="end"/>
      </w:r>
      <w:r>
        <w:t xml:space="preserve"> mutatom be</w:t>
      </w:r>
      <w:r w:rsidR="00E50500">
        <w:t xml:space="preserve"> radiánban</w:t>
      </w:r>
      <w:r>
        <w:t>.</w:t>
      </w:r>
    </w:p>
    <w:tbl>
      <w:tblPr>
        <w:tblStyle w:val="Rcsostblzat"/>
        <w:tblW w:w="8494" w:type="dxa"/>
        <w:tblLook w:val="04A0" w:firstRow="1" w:lastRow="0" w:firstColumn="1" w:lastColumn="0" w:noHBand="0" w:noVBand="1"/>
      </w:tblPr>
      <w:tblGrid>
        <w:gridCol w:w="2123"/>
        <w:gridCol w:w="2123"/>
        <w:gridCol w:w="2124"/>
        <w:gridCol w:w="2124"/>
      </w:tblGrid>
      <w:tr w:rsidR="00B21428" w14:paraId="2884ADE6" w14:textId="77777777" w:rsidTr="001A37CA">
        <w:tc>
          <w:tcPr>
            <w:tcW w:w="2123" w:type="dxa"/>
          </w:tcPr>
          <w:p w14:paraId="67F24139" w14:textId="77777777" w:rsidR="00B21428" w:rsidRDefault="00B21428" w:rsidP="001A37CA">
            <w:pPr>
              <w:ind w:firstLine="0"/>
            </w:pPr>
            <w:r>
              <w:t>Láb</w:t>
            </w:r>
          </w:p>
        </w:tc>
        <w:tc>
          <w:tcPr>
            <w:tcW w:w="2123" w:type="dxa"/>
          </w:tcPr>
          <w:p w14:paraId="53BD0B5C" w14:textId="5B2C3A4D" w:rsidR="00B21428" w:rsidRDefault="00B21428" w:rsidP="001A37CA">
            <w:pPr>
              <w:ind w:firstLine="0"/>
              <w:jc w:val="center"/>
            </w:pPr>
            <w:r>
              <w:t>a</w:t>
            </w:r>
            <w:r w:rsidRPr="00E543C3">
              <w:rPr>
                <w:vertAlign w:val="subscript"/>
              </w:rPr>
              <w:t>1</w:t>
            </w:r>
          </w:p>
        </w:tc>
        <w:tc>
          <w:tcPr>
            <w:tcW w:w="2124" w:type="dxa"/>
          </w:tcPr>
          <w:p w14:paraId="1669B898" w14:textId="6F622222" w:rsidR="00B21428" w:rsidRDefault="00B21428" w:rsidP="001A37CA">
            <w:pPr>
              <w:ind w:firstLine="0"/>
              <w:jc w:val="center"/>
            </w:pPr>
            <w:r>
              <w:t>a</w:t>
            </w:r>
            <w:r w:rsidRPr="00E543C3">
              <w:rPr>
                <w:vertAlign w:val="subscript"/>
              </w:rPr>
              <w:t>2</w:t>
            </w:r>
          </w:p>
        </w:tc>
        <w:tc>
          <w:tcPr>
            <w:tcW w:w="2124" w:type="dxa"/>
          </w:tcPr>
          <w:p w14:paraId="70DB4F78" w14:textId="7935D726" w:rsidR="00B21428" w:rsidRDefault="00B21428" w:rsidP="001A37CA">
            <w:pPr>
              <w:ind w:firstLine="0"/>
              <w:jc w:val="center"/>
            </w:pPr>
            <w:r>
              <w:t>a</w:t>
            </w:r>
            <w:r w:rsidRPr="00E543C3">
              <w:rPr>
                <w:vertAlign w:val="subscript"/>
              </w:rPr>
              <w:t>3</w:t>
            </w:r>
          </w:p>
        </w:tc>
      </w:tr>
      <w:tr w:rsidR="00B21428" w14:paraId="0D0D4C5C" w14:textId="77777777" w:rsidTr="001A37CA">
        <w:tc>
          <w:tcPr>
            <w:tcW w:w="2123" w:type="dxa"/>
          </w:tcPr>
          <w:p w14:paraId="05101B69" w14:textId="77777777" w:rsidR="00B21428" w:rsidRDefault="00B21428" w:rsidP="001A37CA">
            <w:pPr>
              <w:ind w:firstLine="0"/>
            </w:pPr>
            <w:r>
              <w:t>Jobb első</w:t>
            </w:r>
          </w:p>
        </w:tc>
        <w:tc>
          <w:tcPr>
            <w:tcW w:w="2123" w:type="dxa"/>
          </w:tcPr>
          <w:p w14:paraId="55F8503A" w14:textId="77777777" w:rsidR="00B21428" w:rsidRDefault="00B21428" w:rsidP="001A37CA">
            <w:pPr>
              <w:ind w:firstLine="0"/>
              <w:jc w:val="center"/>
            </w:pPr>
            <w:r>
              <w:t>0.25π</w:t>
            </w:r>
          </w:p>
        </w:tc>
        <w:tc>
          <w:tcPr>
            <w:tcW w:w="2124" w:type="dxa"/>
          </w:tcPr>
          <w:p w14:paraId="322AAD0B" w14:textId="77777777" w:rsidR="00B21428" w:rsidRDefault="00B21428" w:rsidP="001A37CA">
            <w:pPr>
              <w:ind w:firstLine="0"/>
              <w:jc w:val="center"/>
            </w:pPr>
            <w:r>
              <w:t>-0.16π</w:t>
            </w:r>
          </w:p>
        </w:tc>
        <w:tc>
          <w:tcPr>
            <w:tcW w:w="2124" w:type="dxa"/>
          </w:tcPr>
          <w:p w14:paraId="2A3D4F05" w14:textId="77777777" w:rsidR="00B21428" w:rsidRDefault="00B21428" w:rsidP="001A37CA">
            <w:pPr>
              <w:ind w:firstLine="0"/>
              <w:jc w:val="center"/>
            </w:pPr>
            <w:r>
              <w:t>0.5π</w:t>
            </w:r>
          </w:p>
        </w:tc>
      </w:tr>
      <w:tr w:rsidR="00B21428" w14:paraId="578E40FC" w14:textId="77777777" w:rsidTr="001A37CA">
        <w:tc>
          <w:tcPr>
            <w:tcW w:w="2123" w:type="dxa"/>
          </w:tcPr>
          <w:p w14:paraId="52371B38" w14:textId="77777777" w:rsidR="00B21428" w:rsidRDefault="00B21428" w:rsidP="001A37CA">
            <w:pPr>
              <w:ind w:firstLine="0"/>
            </w:pPr>
            <w:r>
              <w:t>Jobb hátsó</w:t>
            </w:r>
          </w:p>
        </w:tc>
        <w:tc>
          <w:tcPr>
            <w:tcW w:w="2123" w:type="dxa"/>
          </w:tcPr>
          <w:p w14:paraId="271C1D38" w14:textId="77777777" w:rsidR="00B21428" w:rsidRDefault="00B21428" w:rsidP="001A37CA">
            <w:pPr>
              <w:ind w:firstLine="0"/>
              <w:jc w:val="center"/>
            </w:pPr>
            <w:r>
              <w:t>0.75π</w:t>
            </w:r>
          </w:p>
        </w:tc>
        <w:tc>
          <w:tcPr>
            <w:tcW w:w="2124" w:type="dxa"/>
          </w:tcPr>
          <w:p w14:paraId="7C99BA11" w14:textId="77777777" w:rsidR="00B21428" w:rsidRDefault="00B21428" w:rsidP="001A37CA">
            <w:pPr>
              <w:ind w:firstLine="0"/>
              <w:jc w:val="center"/>
            </w:pPr>
            <w:r>
              <w:t>-0.16π</w:t>
            </w:r>
          </w:p>
        </w:tc>
        <w:tc>
          <w:tcPr>
            <w:tcW w:w="2124" w:type="dxa"/>
          </w:tcPr>
          <w:p w14:paraId="30841E61" w14:textId="77777777" w:rsidR="00B21428" w:rsidRDefault="00B21428" w:rsidP="001A37CA">
            <w:pPr>
              <w:ind w:firstLine="0"/>
              <w:jc w:val="center"/>
            </w:pPr>
            <w:r>
              <w:t>0.5π</w:t>
            </w:r>
          </w:p>
        </w:tc>
      </w:tr>
      <w:tr w:rsidR="00B21428" w14:paraId="1E3412B4" w14:textId="77777777" w:rsidTr="001A37CA">
        <w:tc>
          <w:tcPr>
            <w:tcW w:w="2123" w:type="dxa"/>
          </w:tcPr>
          <w:p w14:paraId="075FE3E9" w14:textId="77777777" w:rsidR="00B21428" w:rsidRDefault="00B21428" w:rsidP="001A37CA">
            <w:pPr>
              <w:ind w:firstLine="0"/>
            </w:pPr>
            <w:r>
              <w:t>Bal első</w:t>
            </w:r>
          </w:p>
        </w:tc>
        <w:tc>
          <w:tcPr>
            <w:tcW w:w="2123" w:type="dxa"/>
          </w:tcPr>
          <w:p w14:paraId="04B70564" w14:textId="77777777" w:rsidR="00B21428" w:rsidRDefault="00B21428" w:rsidP="001A37CA">
            <w:pPr>
              <w:ind w:firstLine="0"/>
              <w:jc w:val="center"/>
            </w:pPr>
            <w:r>
              <w:t>-0.25π</w:t>
            </w:r>
          </w:p>
        </w:tc>
        <w:tc>
          <w:tcPr>
            <w:tcW w:w="2124" w:type="dxa"/>
          </w:tcPr>
          <w:p w14:paraId="7C567317" w14:textId="77777777" w:rsidR="00B21428" w:rsidRDefault="00B21428" w:rsidP="001A37CA">
            <w:pPr>
              <w:ind w:firstLine="0"/>
              <w:jc w:val="center"/>
            </w:pPr>
            <w:r>
              <w:t>-0.16π</w:t>
            </w:r>
          </w:p>
        </w:tc>
        <w:tc>
          <w:tcPr>
            <w:tcW w:w="2124" w:type="dxa"/>
          </w:tcPr>
          <w:p w14:paraId="1B8A282D" w14:textId="77777777" w:rsidR="00B21428" w:rsidRDefault="00B21428" w:rsidP="001A37CA">
            <w:pPr>
              <w:ind w:firstLine="0"/>
              <w:jc w:val="center"/>
            </w:pPr>
            <w:r>
              <w:t>0.5π</w:t>
            </w:r>
          </w:p>
        </w:tc>
      </w:tr>
      <w:tr w:rsidR="00B21428" w14:paraId="43F9F648" w14:textId="77777777" w:rsidTr="001A37CA">
        <w:tc>
          <w:tcPr>
            <w:tcW w:w="2123" w:type="dxa"/>
          </w:tcPr>
          <w:p w14:paraId="4EBE3A63" w14:textId="77777777" w:rsidR="00B21428" w:rsidRDefault="00B21428" w:rsidP="001A37CA">
            <w:pPr>
              <w:ind w:firstLine="0"/>
            </w:pPr>
            <w:r>
              <w:t>Bal hátsó</w:t>
            </w:r>
          </w:p>
        </w:tc>
        <w:tc>
          <w:tcPr>
            <w:tcW w:w="2123" w:type="dxa"/>
          </w:tcPr>
          <w:p w14:paraId="72D2CE3D" w14:textId="77777777" w:rsidR="00B21428" w:rsidRDefault="00B21428" w:rsidP="001A37CA">
            <w:pPr>
              <w:ind w:firstLine="0"/>
              <w:jc w:val="center"/>
            </w:pPr>
            <w:r>
              <w:t>-0.75π</w:t>
            </w:r>
          </w:p>
        </w:tc>
        <w:tc>
          <w:tcPr>
            <w:tcW w:w="2124" w:type="dxa"/>
          </w:tcPr>
          <w:p w14:paraId="1C3EF80B" w14:textId="77777777" w:rsidR="00B21428" w:rsidRDefault="00B21428" w:rsidP="001A37CA">
            <w:pPr>
              <w:ind w:firstLine="0"/>
              <w:jc w:val="center"/>
            </w:pPr>
            <w:r>
              <w:t>-0.16π</w:t>
            </w:r>
          </w:p>
        </w:tc>
        <w:tc>
          <w:tcPr>
            <w:tcW w:w="2124" w:type="dxa"/>
          </w:tcPr>
          <w:p w14:paraId="36BE7778" w14:textId="77777777" w:rsidR="00B21428" w:rsidRDefault="00B21428" w:rsidP="001A37CA">
            <w:pPr>
              <w:keepNext/>
              <w:ind w:firstLine="0"/>
              <w:jc w:val="center"/>
            </w:pPr>
            <w:r>
              <w:t>0.5π</w:t>
            </w:r>
          </w:p>
        </w:tc>
      </w:tr>
    </w:tbl>
    <w:bookmarkStart w:id="248" w:name="_Ref104372714"/>
    <w:p w14:paraId="676A1121" w14:textId="33BCE7E2" w:rsidR="00B21428" w:rsidRDefault="003C078C" w:rsidP="00D5403D">
      <w:pPr>
        <w:pStyle w:val="Kpalrs"/>
      </w:pPr>
      <w:r>
        <w:fldChar w:fldCharType="begin"/>
      </w:r>
      <w:r>
        <w:instrText xml:space="preserve"> SEQ táblázat \* ARABIC </w:instrText>
      </w:r>
      <w:r>
        <w:fldChar w:fldCharType="separate"/>
      </w:r>
      <w:r w:rsidR="002C14BC">
        <w:rPr>
          <w:noProof/>
        </w:rPr>
        <w:t>3</w:t>
      </w:r>
      <w:r>
        <w:fldChar w:fldCharType="end"/>
      </w:r>
      <w:r w:rsidR="00B21428">
        <w:t>. táblázat</w:t>
      </w:r>
      <w:bookmarkEnd w:id="248"/>
      <w:r w:rsidR="00B21428">
        <w:t>: a</w:t>
      </w:r>
      <w:r w:rsidR="00B21428" w:rsidRPr="006E66D4">
        <w:t xml:space="preserve"> motorok beállításakor használt ofszet szögek lábanként</w:t>
      </w:r>
      <w:r w:rsidR="00E50500">
        <w:t>, radiánban</w:t>
      </w:r>
    </w:p>
    <w:p w14:paraId="6644E337" w14:textId="77777777" w:rsidR="00D5403D" w:rsidRDefault="00261F7B" w:rsidP="00D5403D">
      <w:pPr>
        <w:pStyle w:val="Kp"/>
      </w:pPr>
      <w:r>
        <w:rPr>
          <w:noProof/>
        </w:rPr>
        <w:drawing>
          <wp:inline distT="0" distB="0" distL="0" distR="0" wp14:anchorId="035BED67" wp14:editId="2097B518">
            <wp:extent cx="5391150" cy="3559175"/>
            <wp:effectExtent l="0" t="0" r="0" b="3175"/>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391150" cy="3559175"/>
                    </a:xfrm>
                    <a:prstGeom prst="rect">
                      <a:avLst/>
                    </a:prstGeom>
                    <a:noFill/>
                    <a:ln>
                      <a:noFill/>
                    </a:ln>
                  </pic:spPr>
                </pic:pic>
              </a:graphicData>
            </a:graphic>
          </wp:inline>
        </w:drawing>
      </w:r>
    </w:p>
    <w:bookmarkStart w:id="249" w:name="_Ref104464146"/>
    <w:p w14:paraId="6B200B2F" w14:textId="618F7C8B" w:rsidR="00B21428" w:rsidRDefault="00D5403D" w:rsidP="00D5403D">
      <w:pPr>
        <w:pStyle w:val="Kpalrs"/>
      </w:pPr>
      <w:r>
        <w:fldChar w:fldCharType="begin"/>
      </w:r>
      <w:r>
        <w:instrText xml:space="preserve"> SEQ ábra \* ARABIC </w:instrText>
      </w:r>
      <w:r>
        <w:fldChar w:fldCharType="separate"/>
      </w:r>
      <w:r w:rsidR="00F912B5">
        <w:rPr>
          <w:noProof/>
        </w:rPr>
        <w:t>23</w:t>
      </w:r>
      <w:r>
        <w:fldChar w:fldCharType="end"/>
      </w:r>
      <w:r>
        <w:t>. ábra</w:t>
      </w:r>
      <w:bookmarkEnd w:id="249"/>
      <w:r>
        <w:t xml:space="preserve">: a jobb oldali lábon a beállított ofszet szögek nulla értékűek, a bal oldali lábon a </w:t>
      </w:r>
      <w:r>
        <w:fldChar w:fldCharType="begin"/>
      </w:r>
      <w:r>
        <w:instrText xml:space="preserve"> REF _Ref104372714 \h  \* MERGEFORMAT </w:instrText>
      </w:r>
      <w:r>
        <w:fldChar w:fldCharType="separate"/>
      </w:r>
      <w:r w:rsidR="002C14BC">
        <w:rPr>
          <w:noProof/>
        </w:rPr>
        <w:t>3</w:t>
      </w:r>
      <w:r w:rsidR="002C14BC">
        <w:t>. táblázat</w:t>
      </w:r>
      <w:r>
        <w:fldChar w:fldCharType="end"/>
      </w:r>
      <w:r>
        <w:t xml:space="preserve"> megfelelő értékűek</w:t>
      </w:r>
    </w:p>
    <w:p w14:paraId="4BA546E3" w14:textId="0E7E156E" w:rsidR="0060426A" w:rsidRDefault="009744E7" w:rsidP="0060426A">
      <w:pPr>
        <w:pStyle w:val="Kp"/>
      </w:pPr>
      <w:r>
        <w:rPr>
          <w:noProof/>
        </w:rPr>
        <w:lastRenderedPageBreak/>
        <w:drawing>
          <wp:inline distT="0" distB="0" distL="0" distR="0" wp14:anchorId="19B39079" wp14:editId="5AF1A8CD">
            <wp:extent cx="4680000" cy="3014153"/>
            <wp:effectExtent l="0" t="0" r="6350" b="0"/>
            <wp:docPr id="46" name="Kép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680000" cy="3014153"/>
                    </a:xfrm>
                    <a:prstGeom prst="rect">
                      <a:avLst/>
                    </a:prstGeom>
                    <a:noFill/>
                    <a:ln>
                      <a:noFill/>
                    </a:ln>
                  </pic:spPr>
                </pic:pic>
              </a:graphicData>
            </a:graphic>
          </wp:inline>
        </w:drawing>
      </w:r>
    </w:p>
    <w:bookmarkStart w:id="250" w:name="_Ref104464389"/>
    <w:p w14:paraId="1FD98A75" w14:textId="527837CC" w:rsidR="00D5403D" w:rsidRDefault="0060426A" w:rsidP="0060426A">
      <w:pPr>
        <w:pStyle w:val="Kpalrs"/>
      </w:pPr>
      <w:r>
        <w:fldChar w:fldCharType="begin"/>
      </w:r>
      <w:r>
        <w:instrText xml:space="preserve"> SEQ ábra \* ARABIC </w:instrText>
      </w:r>
      <w:r>
        <w:fldChar w:fldCharType="separate"/>
      </w:r>
      <w:r w:rsidR="00F912B5">
        <w:rPr>
          <w:noProof/>
        </w:rPr>
        <w:t>24</w:t>
      </w:r>
      <w:r>
        <w:fldChar w:fldCharType="end"/>
      </w:r>
      <w:r>
        <w:t>. ábra</w:t>
      </w:r>
      <w:bookmarkEnd w:id="250"/>
      <w:r>
        <w:t>: Az ofszet szögek felülnézetből</w:t>
      </w:r>
    </w:p>
    <w:p w14:paraId="5CBE8C82" w14:textId="6098945C" w:rsidR="0060426A" w:rsidRDefault="009744E7" w:rsidP="0060426A">
      <w:pPr>
        <w:pStyle w:val="Kp"/>
      </w:pPr>
      <w:r>
        <w:rPr>
          <w:noProof/>
        </w:rPr>
        <w:drawing>
          <wp:inline distT="0" distB="0" distL="0" distR="0" wp14:anchorId="1ADD736A" wp14:editId="40E146D4">
            <wp:extent cx="4680000" cy="3491289"/>
            <wp:effectExtent l="0" t="0" r="6350" b="0"/>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680000" cy="3491289"/>
                    </a:xfrm>
                    <a:prstGeom prst="rect">
                      <a:avLst/>
                    </a:prstGeom>
                    <a:noFill/>
                    <a:ln>
                      <a:noFill/>
                    </a:ln>
                  </pic:spPr>
                </pic:pic>
              </a:graphicData>
            </a:graphic>
          </wp:inline>
        </w:drawing>
      </w:r>
    </w:p>
    <w:bookmarkStart w:id="251" w:name="_Ref104464402"/>
    <w:p w14:paraId="4DD19385" w14:textId="36738DA2" w:rsidR="00261F7B" w:rsidRPr="009E3F6B" w:rsidRDefault="0060426A" w:rsidP="0060426A">
      <w:pPr>
        <w:pStyle w:val="Kpalrs"/>
      </w:pPr>
      <w:r>
        <w:fldChar w:fldCharType="begin"/>
      </w:r>
      <w:r>
        <w:instrText xml:space="preserve"> SEQ ábra \* ARABIC </w:instrText>
      </w:r>
      <w:r>
        <w:fldChar w:fldCharType="separate"/>
      </w:r>
      <w:r w:rsidR="00F912B5">
        <w:rPr>
          <w:noProof/>
        </w:rPr>
        <w:t>25</w:t>
      </w:r>
      <w:r>
        <w:fldChar w:fldCharType="end"/>
      </w:r>
      <w:r>
        <w:t>. ábra</w:t>
      </w:r>
      <w:bookmarkEnd w:id="251"/>
      <w:r>
        <w:t>: az ofszet szögek oldalnézetből</w:t>
      </w:r>
    </w:p>
    <w:p w14:paraId="662A84C1" w14:textId="71BA2275" w:rsidR="00B21428" w:rsidRDefault="00B21428" w:rsidP="00B21428">
      <w:pPr>
        <w:pStyle w:val="Cmsor3"/>
      </w:pPr>
      <w:bookmarkStart w:id="252" w:name="_Ref104457650"/>
      <w:bookmarkStart w:id="253" w:name="_Ref104457667"/>
      <w:bookmarkStart w:id="254" w:name="_Ref104457668"/>
      <w:bookmarkStart w:id="255" w:name="_Ref104462947"/>
      <w:bookmarkStart w:id="256" w:name="_Toc104719511"/>
      <w:r>
        <w:t>Motorok mozgási iránya</w:t>
      </w:r>
      <w:bookmarkStart w:id="257" w:name="_Ref104199128"/>
      <w:bookmarkEnd w:id="252"/>
      <w:bookmarkEnd w:id="253"/>
      <w:bookmarkEnd w:id="254"/>
      <w:bookmarkEnd w:id="255"/>
      <w:bookmarkEnd w:id="256"/>
    </w:p>
    <w:p w14:paraId="06CB0B11" w14:textId="06F15B75" w:rsidR="00623B49" w:rsidRDefault="00623B49" w:rsidP="00623B49">
      <w:r>
        <w:t xml:space="preserve">A robot mechanikai kialakítása miatt egyes motorokat fordítva kellett beszerelnem a többiekhez képest. Ezzel a problémával már Babits Mátyás is szembesült munkája során, ezért lábanként létrehozott további három paramétert </w:t>
      </w:r>
      <w:sdt>
        <w:sdtPr>
          <w:id w:val="1594282617"/>
          <w:citation/>
        </w:sdtPr>
        <w:sdtEndPr/>
        <w:sdtContent>
          <w:r>
            <w:fldChar w:fldCharType="begin"/>
          </w:r>
          <w:r>
            <w:instrText xml:space="preserve"> CITATION Bab182 \l 1038 </w:instrText>
          </w:r>
          <w:r>
            <w:fldChar w:fldCharType="separate"/>
          </w:r>
          <w:r w:rsidR="002C14BC">
            <w:rPr>
              <w:noProof/>
            </w:rPr>
            <w:t>[17]</w:t>
          </w:r>
          <w:r>
            <w:fldChar w:fldCharType="end"/>
          </w:r>
        </w:sdtContent>
      </w:sdt>
      <w:r>
        <w:t xml:space="preserve">. A </w:t>
      </w:r>
      <w:r w:rsidRPr="00FC3DDD">
        <w:rPr>
          <w:rStyle w:val="Kiemels"/>
        </w:rPr>
        <w:t>dir</w:t>
      </w:r>
      <w:r w:rsidRPr="00E543C3">
        <w:rPr>
          <w:rStyle w:val="Kiemels"/>
          <w:vertAlign w:val="subscript"/>
        </w:rPr>
        <w:t>1</w:t>
      </w:r>
      <w:r>
        <w:t xml:space="preserve">, </w:t>
      </w:r>
      <w:r w:rsidRPr="00FC3DDD">
        <w:rPr>
          <w:rStyle w:val="Kiemels"/>
        </w:rPr>
        <w:t>dir</w:t>
      </w:r>
      <w:r w:rsidRPr="00E543C3">
        <w:rPr>
          <w:rStyle w:val="Kiemels"/>
          <w:vertAlign w:val="subscript"/>
        </w:rPr>
        <w:t>2</w:t>
      </w:r>
      <w:r>
        <w:t xml:space="preserve">, </w:t>
      </w:r>
      <w:r w:rsidRPr="00FC3DDD">
        <w:rPr>
          <w:rStyle w:val="Kiemels"/>
        </w:rPr>
        <w:lastRenderedPageBreak/>
        <w:t>dir</w:t>
      </w:r>
      <w:r w:rsidRPr="00E543C3">
        <w:rPr>
          <w:rStyle w:val="Kiemels"/>
          <w:vertAlign w:val="subscript"/>
        </w:rPr>
        <w:t>3</w:t>
      </w:r>
      <w:r>
        <w:t xml:space="preserve"> változók +1 és -1 értékeket vehetnek fel, ezzel állítva a motorok mozgás irányát. A főként tapasztalati úton beállított változókat az </w:t>
      </w:r>
      <w:r>
        <w:fldChar w:fldCharType="begin"/>
      </w:r>
      <w:r>
        <w:instrText xml:space="preserve"> REF _Ref104372667 \h </w:instrText>
      </w:r>
      <w:r>
        <w:fldChar w:fldCharType="separate"/>
      </w:r>
      <w:r w:rsidR="002C14BC">
        <w:rPr>
          <w:noProof/>
        </w:rPr>
        <w:t>4</w:t>
      </w:r>
      <w:r w:rsidR="002C14BC">
        <w:t>. táblázat</w:t>
      </w:r>
      <w:r>
        <w:fldChar w:fldCharType="end"/>
      </w:r>
      <w:r>
        <w:t xml:space="preserve"> segítségével mutatom be.</w:t>
      </w:r>
    </w:p>
    <w:tbl>
      <w:tblPr>
        <w:tblStyle w:val="Rcsostblzat"/>
        <w:tblW w:w="8494" w:type="dxa"/>
        <w:tblLook w:val="04A0" w:firstRow="1" w:lastRow="0" w:firstColumn="1" w:lastColumn="0" w:noHBand="0" w:noVBand="1"/>
      </w:tblPr>
      <w:tblGrid>
        <w:gridCol w:w="2123"/>
        <w:gridCol w:w="2123"/>
        <w:gridCol w:w="2124"/>
        <w:gridCol w:w="2124"/>
      </w:tblGrid>
      <w:tr w:rsidR="00B21428" w14:paraId="28C922DB" w14:textId="77777777" w:rsidTr="001A37CA">
        <w:tc>
          <w:tcPr>
            <w:tcW w:w="2123" w:type="dxa"/>
          </w:tcPr>
          <w:p w14:paraId="44C4C80D" w14:textId="77777777" w:rsidR="00B21428" w:rsidRDefault="00B21428" w:rsidP="001A37CA">
            <w:pPr>
              <w:ind w:firstLine="0"/>
            </w:pPr>
            <w:r>
              <w:t>Láb</w:t>
            </w:r>
          </w:p>
        </w:tc>
        <w:tc>
          <w:tcPr>
            <w:tcW w:w="2123" w:type="dxa"/>
          </w:tcPr>
          <w:p w14:paraId="4C3B808D" w14:textId="77777777" w:rsidR="00B21428" w:rsidRDefault="00B21428" w:rsidP="001A37CA">
            <w:pPr>
              <w:ind w:firstLine="0"/>
              <w:jc w:val="center"/>
            </w:pPr>
            <w:r>
              <w:t>dir</w:t>
            </w:r>
            <w:r w:rsidRPr="00E543C3">
              <w:rPr>
                <w:vertAlign w:val="subscript"/>
              </w:rPr>
              <w:t>1</w:t>
            </w:r>
          </w:p>
        </w:tc>
        <w:tc>
          <w:tcPr>
            <w:tcW w:w="2124" w:type="dxa"/>
          </w:tcPr>
          <w:p w14:paraId="21BF754B" w14:textId="77777777" w:rsidR="00B21428" w:rsidRDefault="00B21428" w:rsidP="001A37CA">
            <w:pPr>
              <w:ind w:firstLine="0"/>
              <w:jc w:val="center"/>
            </w:pPr>
            <w:r>
              <w:t>dir</w:t>
            </w:r>
            <w:r w:rsidRPr="00E543C3">
              <w:rPr>
                <w:vertAlign w:val="subscript"/>
              </w:rPr>
              <w:t>2</w:t>
            </w:r>
          </w:p>
        </w:tc>
        <w:tc>
          <w:tcPr>
            <w:tcW w:w="2124" w:type="dxa"/>
          </w:tcPr>
          <w:p w14:paraId="49039071" w14:textId="77777777" w:rsidR="00B21428" w:rsidRDefault="00B21428" w:rsidP="001A37CA">
            <w:pPr>
              <w:ind w:firstLine="0"/>
              <w:jc w:val="center"/>
            </w:pPr>
            <w:r>
              <w:t>dir</w:t>
            </w:r>
            <w:r w:rsidRPr="00E543C3">
              <w:rPr>
                <w:vertAlign w:val="subscript"/>
              </w:rPr>
              <w:t>3</w:t>
            </w:r>
          </w:p>
        </w:tc>
      </w:tr>
      <w:tr w:rsidR="00B21428" w14:paraId="39E832A4" w14:textId="77777777" w:rsidTr="001A37CA">
        <w:tc>
          <w:tcPr>
            <w:tcW w:w="2123" w:type="dxa"/>
          </w:tcPr>
          <w:p w14:paraId="474B034D" w14:textId="77777777" w:rsidR="00B21428" w:rsidRDefault="00B21428" w:rsidP="001A37CA">
            <w:pPr>
              <w:ind w:firstLine="0"/>
            </w:pPr>
            <w:r>
              <w:t>Jobb első</w:t>
            </w:r>
          </w:p>
        </w:tc>
        <w:tc>
          <w:tcPr>
            <w:tcW w:w="2123" w:type="dxa"/>
          </w:tcPr>
          <w:p w14:paraId="23CA6F5A" w14:textId="77777777" w:rsidR="00B21428" w:rsidRDefault="00B21428" w:rsidP="001A37CA">
            <w:pPr>
              <w:ind w:firstLine="0"/>
              <w:jc w:val="center"/>
            </w:pPr>
            <w:r>
              <w:t>-1</w:t>
            </w:r>
          </w:p>
        </w:tc>
        <w:tc>
          <w:tcPr>
            <w:tcW w:w="2124" w:type="dxa"/>
          </w:tcPr>
          <w:p w14:paraId="281E8306" w14:textId="77777777" w:rsidR="00B21428" w:rsidRDefault="00B21428" w:rsidP="001A37CA">
            <w:pPr>
              <w:ind w:firstLine="0"/>
              <w:jc w:val="center"/>
            </w:pPr>
            <w:r>
              <w:t>-1</w:t>
            </w:r>
          </w:p>
        </w:tc>
        <w:tc>
          <w:tcPr>
            <w:tcW w:w="2124" w:type="dxa"/>
          </w:tcPr>
          <w:p w14:paraId="359540EA" w14:textId="77777777" w:rsidR="00B21428" w:rsidRDefault="00B21428" w:rsidP="001A37CA">
            <w:pPr>
              <w:ind w:firstLine="0"/>
              <w:jc w:val="center"/>
            </w:pPr>
            <w:r>
              <w:t>1</w:t>
            </w:r>
          </w:p>
        </w:tc>
      </w:tr>
      <w:tr w:rsidR="00B21428" w14:paraId="1ACC2A2C" w14:textId="77777777" w:rsidTr="001A37CA">
        <w:tc>
          <w:tcPr>
            <w:tcW w:w="2123" w:type="dxa"/>
          </w:tcPr>
          <w:p w14:paraId="1BEB8B0E" w14:textId="77777777" w:rsidR="00B21428" w:rsidRDefault="00B21428" w:rsidP="001A37CA">
            <w:pPr>
              <w:ind w:firstLine="0"/>
            </w:pPr>
            <w:r>
              <w:t>Jobb hátsó</w:t>
            </w:r>
          </w:p>
        </w:tc>
        <w:tc>
          <w:tcPr>
            <w:tcW w:w="2123" w:type="dxa"/>
          </w:tcPr>
          <w:p w14:paraId="36426AE2" w14:textId="77777777" w:rsidR="00B21428" w:rsidRDefault="00B21428" w:rsidP="001A37CA">
            <w:pPr>
              <w:ind w:firstLine="0"/>
              <w:jc w:val="center"/>
            </w:pPr>
            <w:r>
              <w:t>-1</w:t>
            </w:r>
          </w:p>
        </w:tc>
        <w:tc>
          <w:tcPr>
            <w:tcW w:w="2124" w:type="dxa"/>
          </w:tcPr>
          <w:p w14:paraId="2D0B2EED" w14:textId="77777777" w:rsidR="00B21428" w:rsidRDefault="00B21428" w:rsidP="001A37CA">
            <w:pPr>
              <w:ind w:firstLine="0"/>
              <w:jc w:val="center"/>
            </w:pPr>
            <w:r>
              <w:t>1</w:t>
            </w:r>
          </w:p>
        </w:tc>
        <w:tc>
          <w:tcPr>
            <w:tcW w:w="2124" w:type="dxa"/>
          </w:tcPr>
          <w:p w14:paraId="2114173C" w14:textId="77777777" w:rsidR="00B21428" w:rsidRDefault="00B21428" w:rsidP="001A37CA">
            <w:pPr>
              <w:ind w:firstLine="0"/>
              <w:jc w:val="center"/>
            </w:pPr>
            <w:r>
              <w:t>-1</w:t>
            </w:r>
          </w:p>
        </w:tc>
      </w:tr>
      <w:tr w:rsidR="00B21428" w14:paraId="7A3FE159" w14:textId="77777777" w:rsidTr="001A37CA">
        <w:tc>
          <w:tcPr>
            <w:tcW w:w="2123" w:type="dxa"/>
          </w:tcPr>
          <w:p w14:paraId="257A9781" w14:textId="77777777" w:rsidR="00B21428" w:rsidRDefault="00B21428" w:rsidP="001A37CA">
            <w:pPr>
              <w:ind w:firstLine="0"/>
            </w:pPr>
            <w:r>
              <w:t>Bal első</w:t>
            </w:r>
          </w:p>
        </w:tc>
        <w:tc>
          <w:tcPr>
            <w:tcW w:w="2123" w:type="dxa"/>
          </w:tcPr>
          <w:p w14:paraId="6B12E835" w14:textId="77777777" w:rsidR="00B21428" w:rsidRDefault="00B21428" w:rsidP="001A37CA">
            <w:pPr>
              <w:ind w:firstLine="0"/>
              <w:jc w:val="center"/>
            </w:pPr>
            <w:r>
              <w:t>-1</w:t>
            </w:r>
          </w:p>
        </w:tc>
        <w:tc>
          <w:tcPr>
            <w:tcW w:w="2124" w:type="dxa"/>
          </w:tcPr>
          <w:p w14:paraId="4F6329DF" w14:textId="77777777" w:rsidR="00B21428" w:rsidRDefault="00B21428" w:rsidP="001A37CA">
            <w:pPr>
              <w:ind w:firstLine="0"/>
              <w:jc w:val="center"/>
            </w:pPr>
            <w:r>
              <w:t>1</w:t>
            </w:r>
          </w:p>
        </w:tc>
        <w:tc>
          <w:tcPr>
            <w:tcW w:w="2124" w:type="dxa"/>
          </w:tcPr>
          <w:p w14:paraId="2A4A2A27" w14:textId="77777777" w:rsidR="00B21428" w:rsidRDefault="00B21428" w:rsidP="001A37CA">
            <w:pPr>
              <w:ind w:firstLine="0"/>
              <w:jc w:val="center"/>
            </w:pPr>
            <w:r>
              <w:t>-1</w:t>
            </w:r>
          </w:p>
        </w:tc>
      </w:tr>
      <w:tr w:rsidR="00B21428" w14:paraId="6339F93E" w14:textId="77777777" w:rsidTr="001A37CA">
        <w:tc>
          <w:tcPr>
            <w:tcW w:w="2123" w:type="dxa"/>
          </w:tcPr>
          <w:p w14:paraId="7FB50299" w14:textId="77777777" w:rsidR="00B21428" w:rsidRDefault="00B21428" w:rsidP="001A37CA">
            <w:pPr>
              <w:ind w:firstLine="0"/>
            </w:pPr>
            <w:r>
              <w:t>Bal hátsó</w:t>
            </w:r>
          </w:p>
        </w:tc>
        <w:tc>
          <w:tcPr>
            <w:tcW w:w="2123" w:type="dxa"/>
          </w:tcPr>
          <w:p w14:paraId="5E319DBE" w14:textId="77777777" w:rsidR="00B21428" w:rsidRDefault="00B21428" w:rsidP="001A37CA">
            <w:pPr>
              <w:ind w:firstLine="0"/>
              <w:jc w:val="center"/>
            </w:pPr>
            <w:r>
              <w:t>-1</w:t>
            </w:r>
          </w:p>
        </w:tc>
        <w:tc>
          <w:tcPr>
            <w:tcW w:w="2124" w:type="dxa"/>
          </w:tcPr>
          <w:p w14:paraId="307D6D19" w14:textId="77777777" w:rsidR="00B21428" w:rsidRDefault="00B21428" w:rsidP="001A37CA">
            <w:pPr>
              <w:ind w:firstLine="0"/>
              <w:jc w:val="center"/>
            </w:pPr>
            <w:r>
              <w:t>-1</w:t>
            </w:r>
          </w:p>
        </w:tc>
        <w:tc>
          <w:tcPr>
            <w:tcW w:w="2124" w:type="dxa"/>
          </w:tcPr>
          <w:p w14:paraId="56CF2136" w14:textId="77777777" w:rsidR="00B21428" w:rsidRDefault="00B21428" w:rsidP="001A37CA">
            <w:pPr>
              <w:keepNext/>
              <w:ind w:firstLine="0"/>
              <w:jc w:val="center"/>
            </w:pPr>
            <w:r>
              <w:t>1</w:t>
            </w:r>
          </w:p>
        </w:tc>
      </w:tr>
    </w:tbl>
    <w:bookmarkStart w:id="258" w:name="_Ref104372667"/>
    <w:p w14:paraId="30EA847D" w14:textId="5923980E" w:rsidR="00B21428" w:rsidRPr="00A42716" w:rsidRDefault="003C078C" w:rsidP="00D5403D">
      <w:pPr>
        <w:pStyle w:val="Kpalrs"/>
      </w:pPr>
      <w:r>
        <w:fldChar w:fldCharType="begin"/>
      </w:r>
      <w:r>
        <w:instrText xml:space="preserve"> SEQ táblázat \* ARABIC </w:instrText>
      </w:r>
      <w:r>
        <w:fldChar w:fldCharType="separate"/>
      </w:r>
      <w:r w:rsidR="002C14BC">
        <w:rPr>
          <w:noProof/>
        </w:rPr>
        <w:t>4</w:t>
      </w:r>
      <w:r>
        <w:fldChar w:fldCharType="end"/>
      </w:r>
      <w:r w:rsidR="00B21428">
        <w:t>. táblázat</w:t>
      </w:r>
      <w:bookmarkEnd w:id="258"/>
      <w:r w:rsidR="00B21428">
        <w:t>: a motorok mozgás irányáért felelős parméterek</w:t>
      </w:r>
    </w:p>
    <w:p w14:paraId="5745D6B6" w14:textId="5433A1DB" w:rsidR="00BE48F1" w:rsidRDefault="00AD6F4A" w:rsidP="00AD6F4A">
      <w:pPr>
        <w:pStyle w:val="Cmsor3"/>
      </w:pPr>
      <w:bookmarkStart w:id="259" w:name="_Ref104198186"/>
      <w:bookmarkStart w:id="260" w:name="_Toc104719512"/>
      <w:bookmarkEnd w:id="257"/>
      <w:r>
        <w:t>Szervok beállítása</w:t>
      </w:r>
      <w:bookmarkEnd w:id="259"/>
      <w:bookmarkEnd w:id="260"/>
    </w:p>
    <w:p w14:paraId="5EA78000" w14:textId="267CC78E" w:rsidR="00623B49" w:rsidRDefault="00623B49" w:rsidP="00623B49">
      <w:bookmarkStart w:id="261" w:name="_Ref104195294"/>
      <w:r>
        <w:t xml:space="preserve">A robot tervezése során egyik első lépés volt az új robot mozgatásáért felelős szervomotorok kiválasztása </w:t>
      </w:r>
      <w:sdt>
        <w:sdtPr>
          <w:id w:val="1721637375"/>
          <w:citation/>
        </w:sdtPr>
        <w:sdtEndPr/>
        <w:sdtContent>
          <w:r>
            <w:fldChar w:fldCharType="begin"/>
          </w:r>
          <w:r>
            <w:instrText xml:space="preserve"> CITATION Kom21 \l 1038 </w:instrText>
          </w:r>
          <w:r>
            <w:fldChar w:fldCharType="separate"/>
          </w:r>
          <w:r w:rsidR="002C14BC">
            <w:rPr>
              <w:noProof/>
            </w:rPr>
            <w:t>[1]</w:t>
          </w:r>
          <w:r>
            <w:fldChar w:fldCharType="end"/>
          </w:r>
        </w:sdtContent>
      </w:sdt>
      <w:r>
        <w:t xml:space="preserve">. Válogatás során célom az volt, hogy megtartva a </w:t>
      </w:r>
      <w:commentRangeStart w:id="262"/>
      <w:commentRangeStart w:id="263"/>
      <w:r w:rsidR="00EB6FDA">
        <w:t xml:space="preserve">micro típusú </w:t>
      </w:r>
      <w:commentRangeEnd w:id="262"/>
      <w:r w:rsidR="00EB6FDA">
        <w:rPr>
          <w:rStyle w:val="Jegyzethivatkozs"/>
        </w:rPr>
        <w:commentReference w:id="262"/>
      </w:r>
      <w:commentRangeEnd w:id="263"/>
      <w:r w:rsidR="00EB6FDA">
        <w:rPr>
          <w:rStyle w:val="Jegyzethivatkozs"/>
        </w:rPr>
        <w:commentReference w:id="263"/>
      </w:r>
      <w:r>
        <w:t>szervókat</w:t>
      </w:r>
      <w:sdt>
        <w:sdtPr>
          <w:id w:val="-625162600"/>
          <w:citation/>
        </w:sdtPr>
        <w:sdtEndPr/>
        <w:sdtContent>
          <w:r w:rsidR="00A751E9">
            <w:fldChar w:fldCharType="begin"/>
          </w:r>
          <w:r w:rsidR="00A751E9">
            <w:instrText xml:space="preserve"> CITATION Spa22 \l 1038 </w:instrText>
          </w:r>
          <w:r w:rsidR="00A751E9">
            <w:fldChar w:fldCharType="separate"/>
          </w:r>
          <w:r w:rsidR="002C14BC">
            <w:rPr>
              <w:noProof/>
            </w:rPr>
            <w:t xml:space="preserve"> [18]</w:t>
          </w:r>
          <w:r w:rsidR="00A751E9">
            <w:fldChar w:fldCharType="end"/>
          </w:r>
        </w:sdtContent>
      </w:sdt>
      <w:r>
        <w:t xml:space="preserve">, akár a sebesség rovására is, minél nagyobb nyomatékú motorra essen a választás. Hosszas keresés után végül a Savöx gyártmányú SH-0255MG típusú szervot választottam, mert a gyártó egyik legerősebb micro típusú szervoja ez volt, mely adatait a </w:t>
      </w:r>
      <w:r>
        <w:fldChar w:fldCharType="begin"/>
      </w:r>
      <w:r>
        <w:instrText xml:space="preserve"> REF _Ref104456918 \h </w:instrText>
      </w:r>
      <w:r>
        <w:fldChar w:fldCharType="separate"/>
      </w:r>
      <w:r w:rsidR="002C14BC">
        <w:rPr>
          <w:noProof/>
        </w:rPr>
        <w:t>25</w:t>
      </w:r>
      <w:r w:rsidR="002C14BC">
        <w:t>. ábra</w:t>
      </w:r>
      <w:r>
        <w:fldChar w:fldCharType="end"/>
      </w:r>
      <w:r>
        <w:t xml:space="preserve"> mutatom be </w:t>
      </w:r>
      <w:sdt>
        <w:sdtPr>
          <w:id w:val="-1176028662"/>
          <w:citation/>
        </w:sdtPr>
        <w:sdtEndPr/>
        <w:sdtContent>
          <w:r>
            <w:fldChar w:fldCharType="begin"/>
          </w:r>
          <w:r>
            <w:instrText xml:space="preserve"> CITATION Sav22 \l 1038 </w:instrText>
          </w:r>
          <w:r>
            <w:fldChar w:fldCharType="separate"/>
          </w:r>
          <w:r w:rsidR="002C14BC">
            <w:rPr>
              <w:noProof/>
            </w:rPr>
            <w:t>[14]</w:t>
          </w:r>
          <w:r>
            <w:fldChar w:fldCharType="end"/>
          </w:r>
        </w:sdtContent>
      </w:sdt>
      <w:r>
        <w:t xml:space="preserve">. A motor 4.8 volt tápfeszültség mellett 3.1 kg-cm-es nyomatékkal rendelkezik, ez több mint másfélszeres teljesítmény növekedést jelent a kiinduló állapothoz képest. A motor fém fogaskerekekkel rendelkezik, így igen strapabíró, emellett 4.8 volt tápfeszültség mellett 0.16 másodperc alatt forog hatvan fokot, mely azt figyelembe véve, hogy nyomaték optimalizált szervot választottam, mégis kimondottan gyorsnak minősül. A szervo gyártói honlapja alapján ugyan a motor teljes működési tartománya 145°, a tapasztalatok nem ezt mutatták, ezért használtam végül a már fentebb megemlített +/-0.34π </w:t>
      </w:r>
      <w:commentRangeStart w:id="264"/>
      <w:commentRangeStart w:id="265"/>
      <w:r w:rsidR="005653B6">
        <w:t>forgási</w:t>
      </w:r>
      <w:commentRangeEnd w:id="264"/>
      <w:r w:rsidR="005653B6">
        <w:rPr>
          <w:rStyle w:val="Jegyzethivatkozs"/>
        </w:rPr>
        <w:commentReference w:id="264"/>
      </w:r>
      <w:commentRangeEnd w:id="265"/>
      <w:r w:rsidR="005653B6">
        <w:rPr>
          <w:rStyle w:val="Jegyzethivatkozs"/>
        </w:rPr>
        <w:commentReference w:id="265"/>
      </w:r>
      <w:r>
        <w:t>tartományt, ami 122.4°-nak felel meg.</w:t>
      </w:r>
    </w:p>
    <w:p w14:paraId="5EACA7C5" w14:textId="77777777" w:rsidR="007E581D" w:rsidRDefault="007E581D" w:rsidP="007E581D">
      <w:pPr>
        <w:pStyle w:val="Kp"/>
      </w:pPr>
      <w:r w:rsidRPr="007E581D">
        <w:rPr>
          <w:noProof/>
        </w:rPr>
        <w:lastRenderedPageBreak/>
        <w:drawing>
          <wp:inline distT="0" distB="0" distL="0" distR="0" wp14:anchorId="193611E1" wp14:editId="5292988F">
            <wp:extent cx="2940000" cy="3600000"/>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939" t="4128" r="3750" b="4481"/>
                    <a:stretch/>
                  </pic:blipFill>
                  <pic:spPr bwMode="auto">
                    <a:xfrm>
                      <a:off x="0" y="0"/>
                      <a:ext cx="2940000" cy="3600000"/>
                    </a:xfrm>
                    <a:prstGeom prst="rect">
                      <a:avLst/>
                    </a:prstGeom>
                    <a:ln>
                      <a:noFill/>
                    </a:ln>
                    <a:extLst>
                      <a:ext uri="{53640926-AAD7-44D8-BBD7-CCE9431645EC}">
                        <a14:shadowObscured xmlns:a14="http://schemas.microsoft.com/office/drawing/2010/main"/>
                      </a:ext>
                    </a:extLst>
                  </pic:spPr>
                </pic:pic>
              </a:graphicData>
            </a:graphic>
          </wp:inline>
        </w:drawing>
      </w:r>
    </w:p>
    <w:bookmarkStart w:id="266" w:name="_Ref104456918"/>
    <w:p w14:paraId="59B6EF14" w14:textId="2CD6A5AC" w:rsidR="00B21428" w:rsidRDefault="007E581D" w:rsidP="00D5403D">
      <w:pPr>
        <w:pStyle w:val="Kpalrs"/>
      </w:pPr>
      <w:r>
        <w:fldChar w:fldCharType="begin"/>
      </w:r>
      <w:r>
        <w:instrText xml:space="preserve"> SEQ ábra \* ARABIC </w:instrText>
      </w:r>
      <w:r>
        <w:fldChar w:fldCharType="separate"/>
      </w:r>
      <w:r w:rsidR="00F912B5">
        <w:rPr>
          <w:noProof/>
        </w:rPr>
        <w:t>26</w:t>
      </w:r>
      <w:r>
        <w:fldChar w:fldCharType="end"/>
      </w:r>
      <w:r>
        <w:t>. ábra</w:t>
      </w:r>
      <w:bookmarkEnd w:id="266"/>
      <w:r>
        <w:t>: a robotban használt Savöx szervomotor főbb adatai</w:t>
      </w:r>
    </w:p>
    <w:p w14:paraId="17D10737" w14:textId="3DA63389" w:rsidR="00623B49" w:rsidRPr="00505DCF" w:rsidRDefault="00623B49" w:rsidP="00623B49">
      <w:pPr>
        <w:rPr>
          <w:b/>
          <w:bCs/>
        </w:rPr>
      </w:pPr>
      <w:r>
        <w:t xml:space="preserve">A robot végső összeszerelése során, a szervokarok felhelyezésekor igyekeztem a legpontosabban feltenni azokat, azonban fogas kialakításuk miatt csak bizonyos pozíciókban szerelhetőek össze. Így a robot lábaiban már a kiinduló állapotban mechanikai ofszet hiba keletkezett. Ezzel a problémával a korábbiakban Babits Mátyás is szembesült, ezért motoronként létrehozott egy úgynevezett </w:t>
      </w:r>
      <w:r w:rsidRPr="00FC3DDD">
        <w:rPr>
          <w:rStyle w:val="Kiemels"/>
        </w:rPr>
        <w:t>assemblyOffset</w:t>
      </w:r>
      <w:r>
        <w:t xml:space="preserve"> paramétert, mely alkalmas ezen kis hibák szoftveres kiküszöbölésére. Ezeknek értékeit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mutatom be</w:t>
      </w:r>
      <w:r w:rsidR="00505DCF">
        <w:t>, az értékeket radiánban jelenítem meg.</w:t>
      </w:r>
    </w:p>
    <w:tbl>
      <w:tblPr>
        <w:tblStyle w:val="Rcsostblzat"/>
        <w:tblW w:w="8494" w:type="dxa"/>
        <w:tblLook w:val="04A0" w:firstRow="1" w:lastRow="0" w:firstColumn="1" w:lastColumn="0" w:noHBand="0" w:noVBand="1"/>
      </w:tblPr>
      <w:tblGrid>
        <w:gridCol w:w="2123"/>
        <w:gridCol w:w="2123"/>
        <w:gridCol w:w="2124"/>
        <w:gridCol w:w="2124"/>
      </w:tblGrid>
      <w:tr w:rsidR="004B2C4C" w14:paraId="796D230A" w14:textId="77777777" w:rsidTr="001A37CA">
        <w:tc>
          <w:tcPr>
            <w:tcW w:w="2123" w:type="dxa"/>
          </w:tcPr>
          <w:p w14:paraId="2874118A" w14:textId="77777777" w:rsidR="004B2C4C" w:rsidRDefault="004B2C4C" w:rsidP="001A37CA">
            <w:pPr>
              <w:ind w:firstLine="0"/>
            </w:pPr>
            <w:r>
              <w:t>Láb</w:t>
            </w:r>
          </w:p>
        </w:tc>
        <w:tc>
          <w:tcPr>
            <w:tcW w:w="2123" w:type="dxa"/>
          </w:tcPr>
          <w:p w14:paraId="07D193EF" w14:textId="3E7CF516" w:rsidR="004B2C4C" w:rsidRDefault="004B2C4C" w:rsidP="00E543C3">
            <w:pPr>
              <w:ind w:firstLine="0"/>
              <w:jc w:val="center"/>
            </w:pPr>
            <w:r>
              <w:t>assemblyOffset</w:t>
            </w:r>
            <w:r w:rsidRPr="00E543C3">
              <w:rPr>
                <w:vertAlign w:val="subscript"/>
              </w:rPr>
              <w:t>1</w:t>
            </w:r>
          </w:p>
        </w:tc>
        <w:tc>
          <w:tcPr>
            <w:tcW w:w="2124" w:type="dxa"/>
          </w:tcPr>
          <w:p w14:paraId="0E24DF2A" w14:textId="5AD32721" w:rsidR="004B2C4C" w:rsidRDefault="004B2C4C" w:rsidP="001A37CA">
            <w:pPr>
              <w:ind w:firstLine="0"/>
              <w:jc w:val="center"/>
            </w:pPr>
            <w:r>
              <w:t>assemblyOffset</w:t>
            </w:r>
            <w:r w:rsidRPr="00E543C3">
              <w:rPr>
                <w:vertAlign w:val="subscript"/>
              </w:rPr>
              <w:t>2</w:t>
            </w:r>
          </w:p>
        </w:tc>
        <w:tc>
          <w:tcPr>
            <w:tcW w:w="2124" w:type="dxa"/>
          </w:tcPr>
          <w:p w14:paraId="37920F99" w14:textId="71910A88" w:rsidR="004B2C4C" w:rsidRDefault="004B2C4C" w:rsidP="001A37CA">
            <w:pPr>
              <w:ind w:firstLine="0"/>
              <w:jc w:val="center"/>
            </w:pPr>
            <w:r>
              <w:t>assemblyOffset</w:t>
            </w:r>
            <w:r w:rsidRPr="00E543C3">
              <w:rPr>
                <w:vertAlign w:val="subscript"/>
              </w:rPr>
              <w:t>3</w:t>
            </w:r>
          </w:p>
        </w:tc>
      </w:tr>
      <w:tr w:rsidR="004B2C4C" w14:paraId="5807DA79" w14:textId="77777777" w:rsidTr="001A37CA">
        <w:tc>
          <w:tcPr>
            <w:tcW w:w="2123" w:type="dxa"/>
          </w:tcPr>
          <w:p w14:paraId="6AE63B41" w14:textId="77777777" w:rsidR="004B2C4C" w:rsidRDefault="004B2C4C" w:rsidP="001A37CA">
            <w:pPr>
              <w:ind w:firstLine="0"/>
            </w:pPr>
            <w:r>
              <w:t>Jobb első</w:t>
            </w:r>
          </w:p>
        </w:tc>
        <w:tc>
          <w:tcPr>
            <w:tcW w:w="2123" w:type="dxa"/>
          </w:tcPr>
          <w:p w14:paraId="1D7C19F0" w14:textId="50F67F02" w:rsidR="004B2C4C" w:rsidRDefault="00AE354F" w:rsidP="001A37CA">
            <w:pPr>
              <w:ind w:firstLine="0"/>
              <w:jc w:val="center"/>
            </w:pPr>
            <w:r>
              <w:t>0.0</w:t>
            </w:r>
          </w:p>
        </w:tc>
        <w:tc>
          <w:tcPr>
            <w:tcW w:w="2124" w:type="dxa"/>
          </w:tcPr>
          <w:p w14:paraId="3CFBC043" w14:textId="4AD4674F" w:rsidR="004B2C4C" w:rsidRDefault="00AE354F" w:rsidP="001A37CA">
            <w:pPr>
              <w:ind w:firstLine="0"/>
              <w:jc w:val="center"/>
            </w:pPr>
            <w:r>
              <w:t>0.02</w:t>
            </w:r>
          </w:p>
        </w:tc>
        <w:tc>
          <w:tcPr>
            <w:tcW w:w="2124" w:type="dxa"/>
          </w:tcPr>
          <w:p w14:paraId="210BAD66" w14:textId="204B207F" w:rsidR="004B2C4C" w:rsidRDefault="00AE354F" w:rsidP="001A37CA">
            <w:pPr>
              <w:ind w:firstLine="0"/>
              <w:jc w:val="center"/>
            </w:pPr>
            <w:r>
              <w:t>-0.1</w:t>
            </w:r>
          </w:p>
        </w:tc>
      </w:tr>
      <w:tr w:rsidR="004B2C4C" w14:paraId="7239C3BC" w14:textId="77777777" w:rsidTr="001A37CA">
        <w:tc>
          <w:tcPr>
            <w:tcW w:w="2123" w:type="dxa"/>
          </w:tcPr>
          <w:p w14:paraId="40554B8B" w14:textId="77777777" w:rsidR="004B2C4C" w:rsidRDefault="004B2C4C" w:rsidP="001A37CA">
            <w:pPr>
              <w:ind w:firstLine="0"/>
            </w:pPr>
            <w:r>
              <w:t>Jobb hátsó</w:t>
            </w:r>
          </w:p>
        </w:tc>
        <w:tc>
          <w:tcPr>
            <w:tcW w:w="2123" w:type="dxa"/>
          </w:tcPr>
          <w:p w14:paraId="233FE971" w14:textId="04456293" w:rsidR="004B2C4C" w:rsidRDefault="00AE354F" w:rsidP="001A37CA">
            <w:pPr>
              <w:ind w:firstLine="0"/>
              <w:jc w:val="center"/>
            </w:pPr>
            <w:r>
              <w:t>-0.21</w:t>
            </w:r>
          </w:p>
        </w:tc>
        <w:tc>
          <w:tcPr>
            <w:tcW w:w="2124" w:type="dxa"/>
          </w:tcPr>
          <w:p w14:paraId="65EB54A3" w14:textId="74E34E82" w:rsidR="004B2C4C" w:rsidRDefault="00AE354F" w:rsidP="001A37CA">
            <w:pPr>
              <w:ind w:firstLine="0"/>
              <w:jc w:val="center"/>
            </w:pPr>
            <w:r>
              <w:t>0.1</w:t>
            </w:r>
          </w:p>
        </w:tc>
        <w:tc>
          <w:tcPr>
            <w:tcW w:w="2124" w:type="dxa"/>
          </w:tcPr>
          <w:p w14:paraId="101AE116" w14:textId="516CDE76" w:rsidR="004B2C4C" w:rsidRDefault="00AE354F" w:rsidP="001A37CA">
            <w:pPr>
              <w:ind w:firstLine="0"/>
              <w:jc w:val="center"/>
            </w:pPr>
            <w:r>
              <w:t>0.005</w:t>
            </w:r>
          </w:p>
        </w:tc>
      </w:tr>
      <w:tr w:rsidR="004B2C4C" w14:paraId="06D33A3B" w14:textId="77777777" w:rsidTr="001A37CA">
        <w:tc>
          <w:tcPr>
            <w:tcW w:w="2123" w:type="dxa"/>
          </w:tcPr>
          <w:p w14:paraId="2D16ECB9" w14:textId="77777777" w:rsidR="004B2C4C" w:rsidRDefault="004B2C4C" w:rsidP="001A37CA">
            <w:pPr>
              <w:ind w:firstLine="0"/>
            </w:pPr>
            <w:r>
              <w:t>Bal első</w:t>
            </w:r>
          </w:p>
        </w:tc>
        <w:tc>
          <w:tcPr>
            <w:tcW w:w="2123" w:type="dxa"/>
          </w:tcPr>
          <w:p w14:paraId="63843E8F" w14:textId="0F62D430" w:rsidR="004B2C4C" w:rsidRDefault="003F05EE" w:rsidP="001A37CA">
            <w:pPr>
              <w:ind w:firstLine="0"/>
              <w:jc w:val="center"/>
            </w:pPr>
            <w:r>
              <w:t>-0.12</w:t>
            </w:r>
          </w:p>
        </w:tc>
        <w:tc>
          <w:tcPr>
            <w:tcW w:w="2124" w:type="dxa"/>
          </w:tcPr>
          <w:p w14:paraId="6360ED7B" w14:textId="0165C838" w:rsidR="004B2C4C" w:rsidRDefault="003F05EE" w:rsidP="001A37CA">
            <w:pPr>
              <w:ind w:firstLine="0"/>
              <w:jc w:val="center"/>
            </w:pPr>
            <w:r>
              <w:t>0.02</w:t>
            </w:r>
          </w:p>
        </w:tc>
        <w:tc>
          <w:tcPr>
            <w:tcW w:w="2124" w:type="dxa"/>
          </w:tcPr>
          <w:p w14:paraId="1883795A" w14:textId="4565D151" w:rsidR="004B2C4C" w:rsidRDefault="003F05EE" w:rsidP="001A37CA">
            <w:pPr>
              <w:ind w:firstLine="0"/>
              <w:jc w:val="center"/>
            </w:pPr>
            <w:r>
              <w:t>0.05</w:t>
            </w:r>
          </w:p>
        </w:tc>
      </w:tr>
      <w:tr w:rsidR="004B2C4C" w14:paraId="02D5F33C" w14:textId="77777777" w:rsidTr="001A37CA">
        <w:tc>
          <w:tcPr>
            <w:tcW w:w="2123" w:type="dxa"/>
          </w:tcPr>
          <w:p w14:paraId="706D9650" w14:textId="77777777" w:rsidR="004B2C4C" w:rsidRDefault="004B2C4C" w:rsidP="001A37CA">
            <w:pPr>
              <w:ind w:firstLine="0"/>
            </w:pPr>
            <w:r>
              <w:t>Bal hátsó</w:t>
            </w:r>
          </w:p>
        </w:tc>
        <w:tc>
          <w:tcPr>
            <w:tcW w:w="2123" w:type="dxa"/>
          </w:tcPr>
          <w:p w14:paraId="372C73B3" w14:textId="685DE644" w:rsidR="004B2C4C" w:rsidRDefault="00AE354F" w:rsidP="001A37CA">
            <w:pPr>
              <w:ind w:firstLine="0"/>
              <w:jc w:val="center"/>
            </w:pPr>
            <w:r>
              <w:t>0.0</w:t>
            </w:r>
          </w:p>
        </w:tc>
        <w:tc>
          <w:tcPr>
            <w:tcW w:w="2124" w:type="dxa"/>
          </w:tcPr>
          <w:p w14:paraId="3F5F5E96" w14:textId="156D64F3" w:rsidR="004B2C4C" w:rsidRDefault="00AE354F" w:rsidP="001A37CA">
            <w:pPr>
              <w:ind w:firstLine="0"/>
              <w:jc w:val="center"/>
            </w:pPr>
            <w:r>
              <w:t>0.02</w:t>
            </w:r>
          </w:p>
        </w:tc>
        <w:tc>
          <w:tcPr>
            <w:tcW w:w="2124" w:type="dxa"/>
          </w:tcPr>
          <w:p w14:paraId="48BC820C" w14:textId="1F0AAD2D" w:rsidR="004B2C4C" w:rsidRDefault="00AE354F" w:rsidP="004B2C4C">
            <w:pPr>
              <w:keepNext/>
              <w:ind w:firstLine="0"/>
              <w:jc w:val="center"/>
            </w:pPr>
            <w:r>
              <w:t>-0.1</w:t>
            </w:r>
          </w:p>
        </w:tc>
      </w:tr>
    </w:tbl>
    <w:bookmarkStart w:id="267" w:name="_Ref104457258"/>
    <w:p w14:paraId="02058FB6" w14:textId="02BA578F" w:rsidR="004B2C4C" w:rsidRDefault="003C078C" w:rsidP="00D5403D">
      <w:pPr>
        <w:pStyle w:val="Kpalrs"/>
      </w:pPr>
      <w:r>
        <w:fldChar w:fldCharType="begin"/>
      </w:r>
      <w:r>
        <w:instrText xml:space="preserve"> SEQ táblázat \* ARABIC </w:instrText>
      </w:r>
      <w:r>
        <w:fldChar w:fldCharType="separate"/>
      </w:r>
      <w:r w:rsidR="002C14BC">
        <w:rPr>
          <w:noProof/>
        </w:rPr>
        <w:t>5</w:t>
      </w:r>
      <w:r>
        <w:fldChar w:fldCharType="end"/>
      </w:r>
      <w:r w:rsidR="004B2C4C">
        <w:t>. táblázat</w:t>
      </w:r>
      <w:bookmarkEnd w:id="267"/>
      <w:r w:rsidR="004B2C4C">
        <w:t>: a robot motorjainak összeszerelése során keletkezett ofszetet kompenzáló értékek</w:t>
      </w:r>
      <w:r w:rsidR="00D92DF0">
        <w:t>, radiánban</w:t>
      </w:r>
    </w:p>
    <w:p w14:paraId="0F590620" w14:textId="2F954633" w:rsidR="00623B49" w:rsidRDefault="00623B49" w:rsidP="00623B49">
      <w:r>
        <w:t xml:space="preserve">A fentebb részletezett mechanikai ofszet hibák megjelenése miatt több olyan helyzet is kialakult, mikor a motorok szélső határértékükben a lábak alkotóelemei </w:t>
      </w:r>
      <w:r>
        <w:lastRenderedPageBreak/>
        <w:t xml:space="preserve">összeértek és egymásnak feszültek. Ennek megakadályozásának érdekében létrehoztam motoronként két határértéket, egy </w:t>
      </w:r>
      <w:r w:rsidRPr="00FC3DDD">
        <w:rPr>
          <w:rStyle w:val="Kiemels"/>
        </w:rPr>
        <w:t>positiveLimit</w:t>
      </w:r>
      <w:r>
        <w:t xml:space="preserve"> és egy </w:t>
      </w:r>
      <w:r w:rsidRPr="00FC3DDD">
        <w:rPr>
          <w:rStyle w:val="Kiemels"/>
        </w:rPr>
        <w:t>negativeLimit</w:t>
      </w:r>
      <w:r>
        <w:t xml:space="preserve"> paramétert, ameddig a motorok elfordulhatnak. Ezen változóknak alapértékként beállítottam a már fentebb említett +/-0.34π értéket, így csak azon paramétereket mutatom be az </w:t>
      </w:r>
      <w:r>
        <w:rPr>
          <w:color w:val="FF0000"/>
        </w:rPr>
        <w:fldChar w:fldCharType="begin"/>
      </w:r>
      <w:r>
        <w:instrText xml:space="preserve"> REF _Ref104457281 \h </w:instrText>
      </w:r>
      <w:r>
        <w:rPr>
          <w:color w:val="FF0000"/>
        </w:rPr>
      </w:r>
      <w:r>
        <w:rPr>
          <w:color w:val="FF0000"/>
        </w:rPr>
        <w:fldChar w:fldCharType="separate"/>
      </w:r>
      <w:r w:rsidR="002C14BC">
        <w:rPr>
          <w:noProof/>
        </w:rPr>
        <w:t>6</w:t>
      </w:r>
      <w:r w:rsidR="002C14BC">
        <w:t>. táblázat</w:t>
      </w:r>
      <w:r>
        <w:rPr>
          <w:color w:val="FF0000"/>
        </w:rPr>
        <w:fldChar w:fldCharType="end"/>
      </w:r>
      <w:r>
        <w:t xml:space="preserve">, melyek értékei változtak az összeütközési lehetőség miatt. A táblázatban azért jelennek meg az </w:t>
      </w:r>
      <w:r>
        <w:fldChar w:fldCharType="begin"/>
      </w:r>
      <w:r>
        <w:instrText xml:space="preserve"> REF _Ref104457258 \h </w:instrText>
      </w:r>
      <w:r>
        <w:fldChar w:fldCharType="separate"/>
      </w:r>
      <w:r w:rsidR="002C14BC">
        <w:rPr>
          <w:noProof/>
        </w:rPr>
        <w:t>5</w:t>
      </w:r>
      <w:r w:rsidR="002C14BC">
        <w:t>. táblázat</w:t>
      </w:r>
      <w:r>
        <w:fldChar w:fldCharType="end"/>
      </w:r>
      <w:r>
        <w:t xml:space="preserve"> szereplő összeszerelési ofszetek, mert sok esetben ezen kis változtatások is már elegendőek voltak a robot alkatrészeinek feszülésének megakadályozására.</w:t>
      </w:r>
    </w:p>
    <w:tbl>
      <w:tblPr>
        <w:tblStyle w:val="Rcsostblzat"/>
        <w:tblW w:w="8494" w:type="dxa"/>
        <w:tblLook w:val="04A0" w:firstRow="1" w:lastRow="0" w:firstColumn="1" w:lastColumn="0" w:noHBand="0" w:noVBand="1"/>
      </w:tblPr>
      <w:tblGrid>
        <w:gridCol w:w="880"/>
        <w:gridCol w:w="1425"/>
        <w:gridCol w:w="1422"/>
        <w:gridCol w:w="1373"/>
        <w:gridCol w:w="1149"/>
        <w:gridCol w:w="1096"/>
        <w:gridCol w:w="1149"/>
      </w:tblGrid>
      <w:tr w:rsidR="00800BF6" w14:paraId="24D08CF7" w14:textId="77777777" w:rsidTr="00F46C77">
        <w:tc>
          <w:tcPr>
            <w:tcW w:w="880" w:type="dxa"/>
          </w:tcPr>
          <w:p w14:paraId="0A5A8A6D" w14:textId="77777777" w:rsidR="00800BF6" w:rsidRDefault="00800BF6" w:rsidP="001A37CA">
            <w:pPr>
              <w:ind w:firstLine="0"/>
            </w:pPr>
            <w:r>
              <w:t>Láb</w:t>
            </w:r>
          </w:p>
        </w:tc>
        <w:tc>
          <w:tcPr>
            <w:tcW w:w="1425" w:type="dxa"/>
          </w:tcPr>
          <w:p w14:paraId="4E7D1FFC" w14:textId="0017DC37" w:rsidR="00800BF6" w:rsidRDefault="00800BF6" w:rsidP="001A37CA">
            <w:pPr>
              <w:ind w:firstLine="0"/>
              <w:jc w:val="center"/>
            </w:pPr>
            <w:r>
              <w:t>positive</w:t>
            </w:r>
            <w:r w:rsidRPr="00E543C3">
              <w:rPr>
                <w:vertAlign w:val="subscript"/>
              </w:rPr>
              <w:t>1</w:t>
            </w:r>
          </w:p>
        </w:tc>
        <w:tc>
          <w:tcPr>
            <w:tcW w:w="1422" w:type="dxa"/>
          </w:tcPr>
          <w:p w14:paraId="321684B3" w14:textId="2E67D84A" w:rsidR="00800BF6" w:rsidRDefault="00800BF6" w:rsidP="001A37CA">
            <w:pPr>
              <w:ind w:firstLine="0"/>
              <w:jc w:val="center"/>
            </w:pPr>
            <w:r>
              <w:t>negative</w:t>
            </w:r>
            <w:r w:rsidRPr="00E543C3">
              <w:rPr>
                <w:vertAlign w:val="subscript"/>
              </w:rPr>
              <w:t>1</w:t>
            </w:r>
          </w:p>
        </w:tc>
        <w:tc>
          <w:tcPr>
            <w:tcW w:w="1373" w:type="dxa"/>
          </w:tcPr>
          <w:p w14:paraId="3140DCB7" w14:textId="60E14C19" w:rsidR="00800BF6" w:rsidRDefault="00800BF6" w:rsidP="001A37CA">
            <w:pPr>
              <w:ind w:firstLine="0"/>
              <w:jc w:val="center"/>
            </w:pPr>
            <w:r>
              <w:t>positive</w:t>
            </w:r>
            <w:r w:rsidRPr="00E543C3">
              <w:rPr>
                <w:vertAlign w:val="subscript"/>
              </w:rPr>
              <w:t>2</w:t>
            </w:r>
          </w:p>
        </w:tc>
        <w:tc>
          <w:tcPr>
            <w:tcW w:w="1149" w:type="dxa"/>
          </w:tcPr>
          <w:p w14:paraId="7C46158A" w14:textId="3E3151EB" w:rsidR="00800BF6" w:rsidRDefault="00800BF6" w:rsidP="001A37CA">
            <w:pPr>
              <w:ind w:firstLine="0"/>
              <w:jc w:val="center"/>
            </w:pPr>
            <w:r>
              <w:t>negative</w:t>
            </w:r>
            <w:r w:rsidRPr="00E543C3">
              <w:rPr>
                <w:vertAlign w:val="subscript"/>
              </w:rPr>
              <w:t>2</w:t>
            </w:r>
          </w:p>
        </w:tc>
        <w:tc>
          <w:tcPr>
            <w:tcW w:w="1096" w:type="dxa"/>
          </w:tcPr>
          <w:p w14:paraId="44E064C9" w14:textId="0520815C" w:rsidR="00800BF6" w:rsidRDefault="00800BF6" w:rsidP="001A37CA">
            <w:pPr>
              <w:ind w:firstLine="0"/>
              <w:jc w:val="center"/>
            </w:pPr>
            <w:r>
              <w:t>positive</w:t>
            </w:r>
            <w:r w:rsidRPr="00E543C3">
              <w:rPr>
                <w:vertAlign w:val="subscript"/>
              </w:rPr>
              <w:t>3</w:t>
            </w:r>
          </w:p>
        </w:tc>
        <w:tc>
          <w:tcPr>
            <w:tcW w:w="1149" w:type="dxa"/>
          </w:tcPr>
          <w:p w14:paraId="20602DFA" w14:textId="4B0F69DB" w:rsidR="00800BF6" w:rsidRDefault="00800BF6" w:rsidP="001A37CA">
            <w:pPr>
              <w:ind w:firstLine="0"/>
              <w:jc w:val="center"/>
            </w:pPr>
            <w:r>
              <w:t>negative</w:t>
            </w:r>
            <w:r w:rsidRPr="00E543C3">
              <w:rPr>
                <w:vertAlign w:val="subscript"/>
              </w:rPr>
              <w:t>3</w:t>
            </w:r>
          </w:p>
        </w:tc>
      </w:tr>
      <w:tr w:rsidR="00800BF6" w14:paraId="748DDD13" w14:textId="77777777" w:rsidTr="00F46C77">
        <w:tc>
          <w:tcPr>
            <w:tcW w:w="880" w:type="dxa"/>
          </w:tcPr>
          <w:p w14:paraId="6FBC9B98" w14:textId="77777777" w:rsidR="00800BF6" w:rsidRDefault="00800BF6" w:rsidP="001A37CA">
            <w:pPr>
              <w:ind w:firstLine="0"/>
            </w:pPr>
            <w:r>
              <w:t>Jobb első</w:t>
            </w:r>
          </w:p>
        </w:tc>
        <w:tc>
          <w:tcPr>
            <w:tcW w:w="1425" w:type="dxa"/>
          </w:tcPr>
          <w:p w14:paraId="31AA1B71" w14:textId="055E09BB" w:rsidR="00800BF6" w:rsidRDefault="003F05EE" w:rsidP="001A37CA">
            <w:pPr>
              <w:ind w:firstLine="0"/>
              <w:jc w:val="center"/>
            </w:pPr>
            <w:r>
              <w:t>0.25π</w:t>
            </w:r>
          </w:p>
        </w:tc>
        <w:tc>
          <w:tcPr>
            <w:tcW w:w="1422" w:type="dxa"/>
          </w:tcPr>
          <w:p w14:paraId="4713E66E" w14:textId="19B7BBE3" w:rsidR="00800BF6" w:rsidRDefault="00261F7B" w:rsidP="001A37CA">
            <w:pPr>
              <w:ind w:firstLine="0"/>
              <w:jc w:val="center"/>
            </w:pPr>
            <w:r>
              <w:t>-</w:t>
            </w:r>
            <w:r w:rsidR="003F05EE">
              <w:t>0.25π</w:t>
            </w:r>
          </w:p>
        </w:tc>
        <w:tc>
          <w:tcPr>
            <w:tcW w:w="1373" w:type="dxa"/>
          </w:tcPr>
          <w:p w14:paraId="65EB9664" w14:textId="19DBD767" w:rsidR="00800BF6" w:rsidRDefault="0025708E" w:rsidP="001A37CA">
            <w:pPr>
              <w:ind w:firstLine="0"/>
              <w:jc w:val="center"/>
            </w:pPr>
            <w:r>
              <w:t>0.34π+0.02</w:t>
            </w:r>
          </w:p>
        </w:tc>
        <w:tc>
          <w:tcPr>
            <w:tcW w:w="1149" w:type="dxa"/>
          </w:tcPr>
          <w:p w14:paraId="72F35980" w14:textId="08E0A2FE" w:rsidR="00800BF6" w:rsidRDefault="00800BF6" w:rsidP="001A37CA">
            <w:pPr>
              <w:ind w:firstLine="0"/>
              <w:jc w:val="center"/>
            </w:pPr>
          </w:p>
        </w:tc>
        <w:tc>
          <w:tcPr>
            <w:tcW w:w="1096" w:type="dxa"/>
          </w:tcPr>
          <w:p w14:paraId="353D5E5A" w14:textId="4C1DE167" w:rsidR="00800BF6" w:rsidRDefault="0025708E" w:rsidP="001A37CA">
            <w:pPr>
              <w:ind w:firstLine="0"/>
              <w:jc w:val="center"/>
            </w:pPr>
            <w:r>
              <w:t>0.34π-0.1</w:t>
            </w:r>
          </w:p>
        </w:tc>
        <w:tc>
          <w:tcPr>
            <w:tcW w:w="1149" w:type="dxa"/>
          </w:tcPr>
          <w:p w14:paraId="19F55A17" w14:textId="02B3BEC2" w:rsidR="00800BF6" w:rsidRDefault="00800BF6" w:rsidP="001A37CA">
            <w:pPr>
              <w:ind w:firstLine="0"/>
              <w:jc w:val="center"/>
            </w:pPr>
          </w:p>
        </w:tc>
      </w:tr>
      <w:tr w:rsidR="00F46C77" w14:paraId="04A148DD" w14:textId="77777777" w:rsidTr="00F46C77">
        <w:tc>
          <w:tcPr>
            <w:tcW w:w="880" w:type="dxa"/>
          </w:tcPr>
          <w:p w14:paraId="01670F01" w14:textId="77777777" w:rsidR="00F46C77" w:rsidRDefault="00F46C77" w:rsidP="00F46C77">
            <w:pPr>
              <w:ind w:firstLine="0"/>
            </w:pPr>
            <w:r>
              <w:t>Jobb hátsó</w:t>
            </w:r>
          </w:p>
        </w:tc>
        <w:tc>
          <w:tcPr>
            <w:tcW w:w="1425" w:type="dxa"/>
          </w:tcPr>
          <w:p w14:paraId="69B73875" w14:textId="03A8011C" w:rsidR="00F46C77" w:rsidRDefault="00F46C77" w:rsidP="00F46C77">
            <w:pPr>
              <w:ind w:firstLine="0"/>
              <w:jc w:val="center"/>
            </w:pPr>
            <w:r>
              <w:t>0.25π</w:t>
            </w:r>
          </w:p>
        </w:tc>
        <w:tc>
          <w:tcPr>
            <w:tcW w:w="1422" w:type="dxa"/>
          </w:tcPr>
          <w:p w14:paraId="68944481" w14:textId="38AFB806" w:rsidR="00F46C77" w:rsidRDefault="00261F7B" w:rsidP="00F46C77">
            <w:pPr>
              <w:ind w:firstLine="0"/>
              <w:jc w:val="center"/>
            </w:pPr>
            <w:r>
              <w:t>-</w:t>
            </w:r>
            <w:r w:rsidR="00F46C77">
              <w:t>0.25π</w:t>
            </w:r>
          </w:p>
        </w:tc>
        <w:tc>
          <w:tcPr>
            <w:tcW w:w="1373" w:type="dxa"/>
          </w:tcPr>
          <w:p w14:paraId="34FDC8F5" w14:textId="61DD7C52" w:rsidR="00F46C77" w:rsidRDefault="00F46C77" w:rsidP="00F46C77">
            <w:pPr>
              <w:ind w:firstLine="0"/>
              <w:jc w:val="center"/>
            </w:pPr>
          </w:p>
        </w:tc>
        <w:tc>
          <w:tcPr>
            <w:tcW w:w="1149" w:type="dxa"/>
          </w:tcPr>
          <w:p w14:paraId="0E3E7909" w14:textId="7A7414C9" w:rsidR="00F46C77" w:rsidRDefault="00261F7B" w:rsidP="00F46C77">
            <w:pPr>
              <w:ind w:firstLine="0"/>
              <w:jc w:val="center"/>
            </w:pPr>
            <w:r>
              <w:t>-(</w:t>
            </w:r>
            <w:r w:rsidR="00F46C77">
              <w:t>0.34π-0.1</w:t>
            </w:r>
            <w:r>
              <w:t>)</w:t>
            </w:r>
          </w:p>
        </w:tc>
        <w:tc>
          <w:tcPr>
            <w:tcW w:w="1096" w:type="dxa"/>
          </w:tcPr>
          <w:p w14:paraId="19E8E6FF" w14:textId="77777777" w:rsidR="00F46C77" w:rsidRDefault="00F46C77" w:rsidP="00F46C77">
            <w:pPr>
              <w:ind w:firstLine="0"/>
              <w:jc w:val="center"/>
            </w:pPr>
          </w:p>
        </w:tc>
        <w:tc>
          <w:tcPr>
            <w:tcW w:w="1149" w:type="dxa"/>
          </w:tcPr>
          <w:p w14:paraId="071325E4" w14:textId="61171172" w:rsidR="00F46C77" w:rsidRDefault="00261F7B" w:rsidP="00F46C77">
            <w:pPr>
              <w:ind w:firstLine="0"/>
              <w:jc w:val="center"/>
            </w:pPr>
            <w:r>
              <w:t>-(</w:t>
            </w:r>
            <w:r w:rsidR="00F46C77">
              <w:t>0.34π-0.005</w:t>
            </w:r>
            <w:r>
              <w:t>)</w:t>
            </w:r>
          </w:p>
        </w:tc>
      </w:tr>
      <w:tr w:rsidR="00F46C77" w14:paraId="7F992E42" w14:textId="77777777" w:rsidTr="00F46C77">
        <w:tc>
          <w:tcPr>
            <w:tcW w:w="880" w:type="dxa"/>
          </w:tcPr>
          <w:p w14:paraId="3A750021" w14:textId="77777777" w:rsidR="00F46C77" w:rsidRDefault="00F46C77" w:rsidP="00F46C77">
            <w:pPr>
              <w:ind w:firstLine="0"/>
            </w:pPr>
            <w:r>
              <w:t>Bal első</w:t>
            </w:r>
          </w:p>
        </w:tc>
        <w:tc>
          <w:tcPr>
            <w:tcW w:w="1425" w:type="dxa"/>
          </w:tcPr>
          <w:p w14:paraId="3592D485" w14:textId="5F3F4F29" w:rsidR="00F46C77" w:rsidRDefault="00F46C77" w:rsidP="00F46C77">
            <w:pPr>
              <w:ind w:firstLine="0"/>
              <w:jc w:val="center"/>
            </w:pPr>
            <w:r>
              <w:t>0.25π</w:t>
            </w:r>
          </w:p>
        </w:tc>
        <w:tc>
          <w:tcPr>
            <w:tcW w:w="1422" w:type="dxa"/>
          </w:tcPr>
          <w:p w14:paraId="0FC7B156" w14:textId="48339FBC" w:rsidR="00F46C77" w:rsidRDefault="00261F7B" w:rsidP="00F46C77">
            <w:pPr>
              <w:ind w:firstLine="0"/>
              <w:jc w:val="center"/>
            </w:pPr>
            <w:r>
              <w:t>-</w:t>
            </w:r>
            <w:r w:rsidR="00F46C77">
              <w:t>0.25π</w:t>
            </w:r>
          </w:p>
        </w:tc>
        <w:tc>
          <w:tcPr>
            <w:tcW w:w="1373" w:type="dxa"/>
          </w:tcPr>
          <w:p w14:paraId="5CEFC6AF" w14:textId="08F74E81" w:rsidR="00F46C77" w:rsidRDefault="00F46C77" w:rsidP="00F46C77">
            <w:pPr>
              <w:ind w:firstLine="0"/>
              <w:jc w:val="center"/>
            </w:pPr>
          </w:p>
        </w:tc>
        <w:tc>
          <w:tcPr>
            <w:tcW w:w="1149" w:type="dxa"/>
          </w:tcPr>
          <w:p w14:paraId="18DB602B" w14:textId="388AB033" w:rsidR="00F46C77" w:rsidRDefault="00261F7B" w:rsidP="00F46C77">
            <w:pPr>
              <w:ind w:firstLine="0"/>
              <w:jc w:val="center"/>
            </w:pPr>
            <w:r>
              <w:t>-(</w:t>
            </w:r>
            <w:r w:rsidR="0025708E">
              <w:t>0.34π-0.02</w:t>
            </w:r>
            <w:r>
              <w:t>)</w:t>
            </w:r>
          </w:p>
        </w:tc>
        <w:tc>
          <w:tcPr>
            <w:tcW w:w="1096" w:type="dxa"/>
          </w:tcPr>
          <w:p w14:paraId="708EEFD7" w14:textId="77777777" w:rsidR="00F46C77" w:rsidRDefault="00F46C77" w:rsidP="00F46C77">
            <w:pPr>
              <w:ind w:firstLine="0"/>
              <w:jc w:val="center"/>
            </w:pPr>
          </w:p>
        </w:tc>
        <w:tc>
          <w:tcPr>
            <w:tcW w:w="1149" w:type="dxa"/>
          </w:tcPr>
          <w:p w14:paraId="75A615A4" w14:textId="738A0DC7" w:rsidR="00F46C77" w:rsidRDefault="00261F7B" w:rsidP="00F46C77">
            <w:pPr>
              <w:ind w:firstLine="0"/>
              <w:jc w:val="center"/>
            </w:pPr>
            <w:r>
              <w:t>-(</w:t>
            </w:r>
            <w:r w:rsidR="0025708E">
              <w:t>0.34π-0.05</w:t>
            </w:r>
            <w:r>
              <w:t>)</w:t>
            </w:r>
          </w:p>
        </w:tc>
      </w:tr>
      <w:tr w:rsidR="00F46C77" w14:paraId="1176053F" w14:textId="77777777" w:rsidTr="00F46C77">
        <w:tc>
          <w:tcPr>
            <w:tcW w:w="880" w:type="dxa"/>
          </w:tcPr>
          <w:p w14:paraId="32909995" w14:textId="77777777" w:rsidR="00F46C77" w:rsidRDefault="00F46C77" w:rsidP="00F46C77">
            <w:pPr>
              <w:ind w:firstLine="0"/>
            </w:pPr>
            <w:r>
              <w:t>Bal hátsó</w:t>
            </w:r>
          </w:p>
        </w:tc>
        <w:tc>
          <w:tcPr>
            <w:tcW w:w="1425" w:type="dxa"/>
          </w:tcPr>
          <w:p w14:paraId="7060A97D" w14:textId="1ACCB662" w:rsidR="00F46C77" w:rsidRDefault="00F46C77" w:rsidP="00F46C77">
            <w:pPr>
              <w:ind w:firstLine="0"/>
              <w:jc w:val="center"/>
            </w:pPr>
            <w:r>
              <w:t>0.25π</w:t>
            </w:r>
          </w:p>
        </w:tc>
        <w:tc>
          <w:tcPr>
            <w:tcW w:w="1422" w:type="dxa"/>
          </w:tcPr>
          <w:p w14:paraId="204B9A39" w14:textId="7F83DC2A" w:rsidR="00F46C77" w:rsidRDefault="00261F7B" w:rsidP="00F46C77">
            <w:pPr>
              <w:ind w:firstLine="0"/>
              <w:jc w:val="center"/>
            </w:pPr>
            <w:r>
              <w:t>-</w:t>
            </w:r>
            <w:r w:rsidR="00F46C77">
              <w:t>0.25π</w:t>
            </w:r>
          </w:p>
        </w:tc>
        <w:tc>
          <w:tcPr>
            <w:tcW w:w="1373" w:type="dxa"/>
          </w:tcPr>
          <w:p w14:paraId="475321BC" w14:textId="0A21D1E0" w:rsidR="00F46C77" w:rsidRDefault="00F46C77" w:rsidP="00F46C77">
            <w:pPr>
              <w:ind w:firstLine="0"/>
              <w:jc w:val="center"/>
            </w:pPr>
            <w:r>
              <w:t>0.34π+0.02</w:t>
            </w:r>
          </w:p>
        </w:tc>
        <w:tc>
          <w:tcPr>
            <w:tcW w:w="1149" w:type="dxa"/>
          </w:tcPr>
          <w:p w14:paraId="62C99FF1" w14:textId="7E372AAD" w:rsidR="00F46C77" w:rsidRDefault="00F46C77" w:rsidP="00F46C77">
            <w:pPr>
              <w:keepNext/>
              <w:ind w:firstLine="0"/>
              <w:jc w:val="center"/>
            </w:pPr>
          </w:p>
        </w:tc>
        <w:tc>
          <w:tcPr>
            <w:tcW w:w="1096" w:type="dxa"/>
          </w:tcPr>
          <w:p w14:paraId="66FBB908" w14:textId="10AE4A9B" w:rsidR="00F46C77" w:rsidRDefault="00F46C77" w:rsidP="00F46C77">
            <w:pPr>
              <w:keepNext/>
              <w:ind w:firstLine="0"/>
              <w:jc w:val="center"/>
            </w:pPr>
            <w:r>
              <w:t>0.34π-0.2</w:t>
            </w:r>
          </w:p>
        </w:tc>
        <w:tc>
          <w:tcPr>
            <w:tcW w:w="1149" w:type="dxa"/>
          </w:tcPr>
          <w:p w14:paraId="5B4216EA" w14:textId="6DC6942A" w:rsidR="00F46C77" w:rsidRDefault="00F46C77" w:rsidP="00F46C77">
            <w:pPr>
              <w:keepNext/>
              <w:ind w:firstLine="0"/>
              <w:jc w:val="center"/>
            </w:pPr>
          </w:p>
        </w:tc>
      </w:tr>
    </w:tbl>
    <w:bookmarkStart w:id="268" w:name="_Ref104457281"/>
    <w:p w14:paraId="3F662187" w14:textId="63412844" w:rsidR="00B21428" w:rsidRDefault="003C078C" w:rsidP="00D5403D">
      <w:pPr>
        <w:pStyle w:val="Kpalrs"/>
      </w:pPr>
      <w:r>
        <w:fldChar w:fldCharType="begin"/>
      </w:r>
      <w:r>
        <w:instrText xml:space="preserve"> SEQ táblázat \* ARABIC </w:instrText>
      </w:r>
      <w:r>
        <w:fldChar w:fldCharType="separate"/>
      </w:r>
      <w:r w:rsidR="002C14BC">
        <w:rPr>
          <w:noProof/>
        </w:rPr>
        <w:t>6</w:t>
      </w:r>
      <w:r>
        <w:fldChar w:fldCharType="end"/>
      </w:r>
      <w:r w:rsidR="004B2C4C">
        <w:t>. táblázat</w:t>
      </w:r>
      <w:bookmarkEnd w:id="268"/>
      <w:r w:rsidR="004B2C4C">
        <w:t>: a robot motorjainak mozgási tartományát limitáló paraméterek</w:t>
      </w:r>
      <w:r w:rsidR="00D92DF0">
        <w:t>, radiánban</w:t>
      </w:r>
    </w:p>
    <w:p w14:paraId="5D8B8465" w14:textId="0F292EB2" w:rsidR="00E179B9" w:rsidRDefault="00E179B9" w:rsidP="00E179B9">
      <w:pPr>
        <w:pStyle w:val="Cmsor2"/>
      </w:pPr>
      <w:bookmarkStart w:id="269" w:name="_Ref104462692"/>
      <w:bookmarkStart w:id="270" w:name="_Toc104719513"/>
      <w:r>
        <w:t>Algoritmus átültetése</w:t>
      </w:r>
      <w:r w:rsidR="007F185C">
        <w:t xml:space="preserve"> a fizikai robotra</w:t>
      </w:r>
      <w:bookmarkEnd w:id="261"/>
      <w:bookmarkEnd w:id="269"/>
      <w:bookmarkEnd w:id="270"/>
    </w:p>
    <w:p w14:paraId="7D9F3BAD" w14:textId="77777777" w:rsidR="00623B49" w:rsidRDefault="00623B49" w:rsidP="00623B49">
      <w:r>
        <w:t>A robot kalibrálása nem volt nehéz, azonban mégis több időt vett igénybe, mint amivel előzőekben kalkuláltam. Megbonyolította a helyzetet az is, hogy technológiai okokból fordítva szereltem fel a Bassár Lóránt Mátyás által készített NYÁK-ot, így jelenleg a robot hátrafelé megy előre, de miután ez csak a motorok bekötése miatt van így, a járási algoritmusban ez nem okozott problémát. Tovább bonyolította a végrehajtást az is, hogy az egyik motor elromlott a limitek beállítása során, így azt ki kellett cserélnem.</w:t>
      </w:r>
    </w:p>
    <w:p w14:paraId="40319294" w14:textId="4779E7F3" w:rsidR="00521A0E" w:rsidRPr="00B21428" w:rsidRDefault="00623B49" w:rsidP="00752669">
      <w:r>
        <w:t xml:space="preserve">A kalibrálás okozta nehézségeket viszont enyhítette az, hogy amikor ez elkészült, akkor a szimulátor hasonlósága miatt az abban elkészített járási algoritmust csak át kellett másolnom a firmware kódjába. Futtatás után a robot szinte tökéletesen végrehajtotta a mozgást. Az </w:t>
      </w:r>
      <w:r>
        <w:fldChar w:fldCharType="begin"/>
      </w:r>
      <w:r>
        <w:instrText xml:space="preserve"> REF _Ref104457667 \r \h </w:instrText>
      </w:r>
      <w:r>
        <w:fldChar w:fldCharType="separate"/>
      </w:r>
      <w:r w:rsidR="002C14BC">
        <w:t>5.1.2</w:t>
      </w:r>
      <w:r>
        <w:fldChar w:fldCharType="end"/>
      </w:r>
      <w:r>
        <w:t xml:space="preserve"> részben kifejtett mozgási irányok beállítása után már jól lépegetett a robot. A tesztelés elején még némi problémát okozott az is, hogy a robot nehezen bírta el a saját testtömegét, ám később kiderült az, hogy a kalibrálás során egy másik motor is </w:t>
      </w:r>
      <w:r>
        <w:lastRenderedPageBreak/>
        <w:t>megsérült, ezért nagyobb áramot vett fel, majd pedig le is állt. A motor kicserélése után már kiválóan, s egyben problémamentesen működött a berendezés.</w:t>
      </w:r>
    </w:p>
    <w:p w14:paraId="3C8FC49D" w14:textId="7BF039FB" w:rsidR="007901E9" w:rsidRDefault="002838F6" w:rsidP="00224E29">
      <w:pPr>
        <w:pStyle w:val="Cmsor1"/>
      </w:pPr>
      <w:bookmarkStart w:id="271" w:name="_Toc104719514"/>
      <w:r>
        <w:lastRenderedPageBreak/>
        <w:t>Vezérlés ROS platformon</w:t>
      </w:r>
      <w:bookmarkEnd w:id="271"/>
    </w:p>
    <w:p w14:paraId="3AEF15C6" w14:textId="0E39B304" w:rsidR="00623B49" w:rsidRDefault="00623B49" w:rsidP="00511C0C">
      <w:bookmarkStart w:id="272" w:name="_Ref104392424"/>
      <w:r>
        <w:t>A robot ROS platformon keresztül történő mozgásvezérléséért egy a roboton futó ROS</w:t>
      </w:r>
      <w:r w:rsidR="00D92DF0">
        <w:t xml:space="preserve"> </w:t>
      </w:r>
      <w:r>
        <w:t>node osztály felel.</w:t>
      </w:r>
      <w:r w:rsidR="00511C0C">
        <w:t xml:space="preserve"> Minden ROS platform alá tartozó egységet ROS nodenak nevezünk, melyek egyenként különálló egységeknek felelnek meg. Majd ezen nodeok kommunikálnak egymással.</w:t>
      </w:r>
      <w:r>
        <w:t xml:space="preserve"> </w:t>
      </w:r>
      <w:commentRangeStart w:id="273"/>
      <w:r w:rsidR="005C5C22">
        <w:t>Ennek</w:t>
      </w:r>
      <w:commentRangeEnd w:id="273"/>
      <w:r w:rsidR="005C5C22">
        <w:rPr>
          <w:rStyle w:val="Jegyzethivatkozs"/>
        </w:rPr>
        <w:commentReference w:id="273"/>
      </w:r>
      <w:r w:rsidR="005C5C22">
        <w:t xml:space="preserve"> </w:t>
      </w:r>
      <w:r>
        <w:t>feladata az üzenetek küldése és fogadása a számítógép és a robot között. A</w:t>
      </w:r>
      <w:r w:rsidR="002838F6">
        <w:t xml:space="preserve"> mozgatásért felelős </w:t>
      </w:r>
      <w:r>
        <w:t>üzenet</w:t>
      </w:r>
      <w:r w:rsidR="007B3766">
        <w:t xml:space="preserve"> </w:t>
      </w:r>
      <w:r>
        <w:t>fogadása a ROS</w:t>
      </w:r>
      <w:r w:rsidR="002838F6">
        <w:t xml:space="preserve"> </w:t>
      </w:r>
      <w:r>
        <w:t>node osztály egy subscriber típusú tagváltozóján keresztül történik</w:t>
      </w:r>
      <w:r w:rsidR="007B3766">
        <w:t>, mely a ROS core-t futtató számítógépről kerül kiküldésre</w:t>
      </w:r>
      <w:r>
        <w:t xml:space="preserve">. Ugyan a mozgást vezérlő tagváltozó már létezett korábban is, a járási algoritmus megváltozásával megváltoztak azon paraméterek, melyeket a robot vár a ROS rendszeren keresztül. Az üzenet pontos tartalmát a </w:t>
      </w:r>
      <w:r>
        <w:fldChar w:fldCharType="begin"/>
      </w:r>
      <w:r>
        <w:instrText xml:space="preserve"> REF _Ref104392424 \r \h </w:instrText>
      </w:r>
      <w:r>
        <w:fldChar w:fldCharType="separate"/>
      </w:r>
      <w:r w:rsidR="002C14BC">
        <w:t>0</w:t>
      </w:r>
      <w:r>
        <w:fldChar w:fldCharType="end"/>
      </w:r>
      <w:r>
        <w:t xml:space="preserve"> alfejezetben, míg annak implementálását a </w:t>
      </w:r>
      <w:r>
        <w:fldChar w:fldCharType="begin"/>
      </w:r>
      <w:r>
        <w:instrText xml:space="preserve"> REF _Ref104392469 \r \h </w:instrText>
      </w:r>
      <w:r>
        <w:fldChar w:fldCharType="separate"/>
      </w:r>
      <w:r w:rsidR="002C14BC">
        <w:t>0</w:t>
      </w:r>
      <w:r>
        <w:fldChar w:fldCharType="end"/>
      </w:r>
      <w:r>
        <w:t xml:space="preserve"> pontban mutatom be.</w:t>
      </w:r>
      <w:r w:rsidR="0084507E">
        <w:t xml:space="preserve"> A robot ROS platformon keresztüli vezérlésének tesztelését, hiányosságait a </w:t>
      </w:r>
      <w:r w:rsidR="0084507E">
        <w:fldChar w:fldCharType="begin"/>
      </w:r>
      <w:r w:rsidR="0084507E">
        <w:instrText xml:space="preserve"> REF _Ref104565752 \r \h </w:instrText>
      </w:r>
      <w:r w:rsidR="0084507E">
        <w:fldChar w:fldCharType="separate"/>
      </w:r>
      <w:r w:rsidR="002C14BC">
        <w:t>6.3</w:t>
      </w:r>
      <w:r w:rsidR="0084507E">
        <w:fldChar w:fldCharType="end"/>
      </w:r>
      <w:r w:rsidR="0084507E">
        <w:t xml:space="preserve"> bekezdésben részletezem.</w:t>
      </w:r>
    </w:p>
    <w:p w14:paraId="65BED515" w14:textId="24E86CBD" w:rsidR="00182E53" w:rsidRDefault="00597C30" w:rsidP="00182E53">
      <w:pPr>
        <w:pStyle w:val="Cmsor2"/>
      </w:pPr>
      <w:bookmarkStart w:id="274" w:name="_Toc104719515"/>
      <w:r>
        <w:t xml:space="preserve">Robot mozgatásért felelős </w:t>
      </w:r>
      <w:r w:rsidR="00182E53">
        <w:t>ROS message</w:t>
      </w:r>
      <w:bookmarkEnd w:id="272"/>
      <w:bookmarkEnd w:id="274"/>
    </w:p>
    <w:p w14:paraId="29827605" w14:textId="5A7EC141" w:rsidR="00623B49" w:rsidRDefault="00623B49" w:rsidP="00623B49">
      <w:bookmarkStart w:id="275" w:name="_Ref104396297"/>
      <w:r>
        <w:t xml:space="preserve">A robot ROS alapú mozgásvezérlés tervezése során a két lehetőséget vizsgáltam meg; a sebesség-szögsebesség- és a pozíció-orientációalapú vezérlést. Előbbit a </w:t>
      </w:r>
      <w:r>
        <w:fldChar w:fldCharType="begin"/>
      </w:r>
      <w:r>
        <w:instrText xml:space="preserve"> REF _Ref104396297 \r \h </w:instrText>
      </w:r>
      <w:r>
        <w:fldChar w:fldCharType="separate"/>
      </w:r>
      <w:r w:rsidR="002C14BC">
        <w:t>0</w:t>
      </w:r>
      <w:r>
        <w:fldChar w:fldCharType="end"/>
      </w:r>
      <w:r>
        <w:t xml:space="preserve"> pontban, míg utóbbit a </w:t>
      </w:r>
      <w:r>
        <w:fldChar w:fldCharType="begin"/>
      </w:r>
      <w:r>
        <w:instrText xml:space="preserve"> REF _Ref104396320 \r \h </w:instrText>
      </w:r>
      <w:r>
        <w:fldChar w:fldCharType="separate"/>
      </w:r>
      <w:r w:rsidR="002C14BC">
        <w:t>0</w:t>
      </w:r>
      <w:r>
        <w:fldChar w:fldCharType="end"/>
      </w:r>
      <w:r>
        <w:t xml:space="preserve"> pontban fejtem ki bővebben, valamint részletezem előnyeiket és hátrányaikat.</w:t>
      </w:r>
    </w:p>
    <w:p w14:paraId="09414F91" w14:textId="2EC59E1B" w:rsidR="00217D10" w:rsidRDefault="00217D10" w:rsidP="00217D10">
      <w:pPr>
        <w:pStyle w:val="Cmsor3"/>
      </w:pPr>
      <w:bookmarkStart w:id="276" w:name="_Toc104719516"/>
      <w:r>
        <w:t>Sebesség-szögsebesség alapú vezérlés</w:t>
      </w:r>
      <w:bookmarkEnd w:id="275"/>
      <w:bookmarkEnd w:id="276"/>
    </w:p>
    <w:p w14:paraId="752B3F25" w14:textId="26A3B89D" w:rsidR="00A7366B" w:rsidRDefault="00A7366B" w:rsidP="00A7366B">
      <w:bookmarkStart w:id="277" w:name="_Ref104396320"/>
      <w:r>
        <w:t xml:space="preserve">Ahogyan azt már a </w:t>
      </w:r>
      <w:r>
        <w:fldChar w:fldCharType="begin"/>
      </w:r>
      <w:r>
        <w:instrText xml:space="preserve"> REF _Ref104396586 \r \h </w:instrText>
      </w:r>
      <w:r>
        <w:fldChar w:fldCharType="separate"/>
      </w:r>
      <w:r w:rsidR="002C14BC">
        <w:t>3</w:t>
      </w:r>
      <w:r>
        <w:fldChar w:fldCharType="end"/>
      </w:r>
      <w:r>
        <w:t xml:space="preserve"> fejezet elején is ismertettem, a robot járási algoritmusa egy relatív pozíciót és egy orientációt vár. Ez felveti a kérdést, hogy miért fontoltam meg a sebesség-szögsebesség alapú vezérlést, hogyha az algoritmus nem így várja? A legtöbb ROS alapú globális és lokális pályatervező sebesség-szögsebesség párokkal vezérli a robotokat, mert így a robot mozgása közben is beleszól annak irányításába, ezzel jobb vezérlést elérve.</w:t>
      </w:r>
    </w:p>
    <w:p w14:paraId="17225ACA" w14:textId="54672A23" w:rsidR="00A7366B" w:rsidRPr="00A56B7B" w:rsidRDefault="00A7366B" w:rsidP="00A7366B">
      <w:r>
        <w:t xml:space="preserve">A vezérlés implementálása a jelenlegi mozgás algoritmusba megoldható, ám némi bonyodalmakkal jár. A tényleges mozgást végrehajtó rész first in first out (fifo) alapú, így az általam írt algoritmus csak elmenti a kiszámolt pozíciókat, melyeket később végrehajt. Ezért sebességre való vezérlés esetében elengedhetetlen egy minimumút választása, ami alapján vezérelhető lesz a robot. Emiatt ez a módszer </w:t>
      </w:r>
      <w:r w:rsidR="001D2052">
        <w:t>–</w:t>
      </w:r>
      <w:r>
        <w:t xml:space="preserve"> a jelenlegi mozgás végrehajtásért </w:t>
      </w:r>
      <w:r>
        <w:lastRenderedPageBreak/>
        <w:t xml:space="preserve">felelős alrendszert alkalmazva </w:t>
      </w:r>
      <w:r w:rsidR="001D2052">
        <w:t xml:space="preserve">– </w:t>
      </w:r>
      <w:r>
        <w:t>a hatékony implementálást megnehezítő procedúra bevezetését igényelte volna.</w:t>
      </w:r>
    </w:p>
    <w:p w14:paraId="6F372C53" w14:textId="2DF42B59" w:rsidR="00217D10" w:rsidRDefault="00217D10" w:rsidP="00217D10">
      <w:pPr>
        <w:pStyle w:val="Cmsor3"/>
      </w:pPr>
      <w:bookmarkStart w:id="278" w:name="_Toc104719517"/>
      <w:r>
        <w:t>Pozíció-orientáció alapú vezérlés</w:t>
      </w:r>
      <w:bookmarkEnd w:id="277"/>
      <w:bookmarkEnd w:id="278"/>
    </w:p>
    <w:p w14:paraId="2A398D9F" w14:textId="62C44383" w:rsidR="00A7366B" w:rsidRPr="006E52B8" w:rsidRDefault="00A7366B" w:rsidP="00A7366B">
      <w:r>
        <w:t xml:space="preserve">A sebesség-szögsebesség alapú vezérléssel szemben a pozíció-orientáció alapú vezérlést nagyságrendekkel egyszerűbb implementálni, ugyanis az algoritmust meghívó </w:t>
      </w:r>
      <w:r w:rsidRPr="006A3D5A">
        <w:rPr>
          <w:rStyle w:val="Kiemels"/>
        </w:rPr>
        <w:t>AddPathElementMove()</w:t>
      </w:r>
      <w:r>
        <w:t xml:space="preserve"> függvény eleve a robot új pozícióját és új orientációját várja. A vezérlés egy nagy hátránya a </w:t>
      </w:r>
      <w:r>
        <w:fldChar w:fldCharType="begin"/>
      </w:r>
      <w:r>
        <w:instrText xml:space="preserve"> REF _Ref104396297 \r \h </w:instrText>
      </w:r>
      <w:r>
        <w:fldChar w:fldCharType="separate"/>
      </w:r>
      <w:r w:rsidR="002C14BC">
        <w:t>0</w:t>
      </w:r>
      <w:r>
        <w:fldChar w:fldCharType="end"/>
      </w:r>
      <w:r>
        <w:t xml:space="preserve"> pontban részletezettekkel szemben az, hogy az általános ROS által használt pályatervező algoritmusok nem képesek ezzel az eljárással irányítani a </w:t>
      </w:r>
      <w:commentRangeStart w:id="279"/>
      <w:r w:rsidR="00B6405D">
        <w:t>robotot</w:t>
      </w:r>
      <w:commentRangeEnd w:id="279"/>
      <w:r w:rsidR="00B6405D">
        <w:rPr>
          <w:rStyle w:val="Jegyzethivatkozs"/>
        </w:rPr>
        <w:commentReference w:id="279"/>
      </w:r>
      <w:r>
        <w:t>.</w:t>
      </w:r>
      <w:r w:rsidR="006A3D5A">
        <w:t xml:space="preserve"> Viszont a</w:t>
      </w:r>
      <w:r w:rsidR="00B812D8">
        <w:t xml:space="preserve"> fenti</w:t>
      </w:r>
      <w:r w:rsidR="006A3D5A">
        <w:t xml:space="preserve"> függvény megvalósításával kvázi egy ROS lokális pályatervezőt </w:t>
      </w:r>
      <w:r w:rsidR="00B812D8">
        <w:t>készítettem, mert ezen tervezők is célpozíciót kapnak paraméterül.</w:t>
      </w:r>
      <w:r w:rsidR="00FB58C3">
        <w:t xml:space="preserve"> </w:t>
      </w:r>
      <w:sdt>
        <w:sdtPr>
          <w:id w:val="1331097431"/>
          <w:citation/>
        </w:sdtPr>
        <w:sdtEndPr/>
        <w:sdtContent>
          <w:r w:rsidR="00FB58C3">
            <w:fldChar w:fldCharType="begin"/>
          </w:r>
          <w:r w:rsidR="00FB58C3">
            <w:instrText xml:space="preserve"> CITATION ROS19 \l 1038 </w:instrText>
          </w:r>
          <w:r w:rsidR="00FB58C3">
            <w:fldChar w:fldCharType="separate"/>
          </w:r>
          <w:r w:rsidR="002C14BC">
            <w:rPr>
              <w:noProof/>
            </w:rPr>
            <w:t>[19]</w:t>
          </w:r>
          <w:r w:rsidR="00FB58C3">
            <w:fldChar w:fldCharType="end"/>
          </w:r>
        </w:sdtContent>
      </w:sdt>
    </w:p>
    <w:p w14:paraId="7A13FB88" w14:textId="6E06FEC4" w:rsidR="00217D10" w:rsidRDefault="00217D10" w:rsidP="00217D10">
      <w:pPr>
        <w:pStyle w:val="Cmsor3"/>
      </w:pPr>
      <w:bookmarkStart w:id="280" w:name="_Toc104719518"/>
      <w:r>
        <w:t>Konklúzió</w:t>
      </w:r>
      <w:bookmarkEnd w:id="280"/>
    </w:p>
    <w:p w14:paraId="03330F09" w14:textId="12CA21FB" w:rsidR="00A7366B" w:rsidRPr="00E87731" w:rsidRDefault="00B6405D" w:rsidP="00A7366B">
      <w:bookmarkStart w:id="281" w:name="_Ref104392469"/>
      <w:commentRangeStart w:id="282"/>
      <w:r>
        <w:t>A sebesség-szögsebesség alapú vezérlés tehát pontosabb működést lehetővé tevő, több beavatkozási lehetőséget felkínáló, kreatívabb vezérlést megvalósító robotizációt biztosít</w:t>
      </w:r>
      <w:ins w:id="283" w:author="János Dusa" w:date="2022-05-29T20:04:00Z">
        <w:r w:rsidR="003F0B80">
          <w:t>.</w:t>
        </w:r>
      </w:ins>
      <w:del w:id="284" w:author="János Dusa" w:date="2022-05-29T20:04:00Z">
        <w:r w:rsidDel="003F0B80">
          <w:delText>an</w:delText>
        </w:r>
      </w:del>
      <w:del w:id="285" w:author="János Dusa" w:date="2022-05-29T20:03:00Z">
        <w:r w:rsidDel="003F0B80">
          <w:delText>a</w:delText>
        </w:r>
      </w:del>
      <w:del w:id="286" w:author="János Dusa" w:date="2022-05-29T20:04:00Z">
        <w:r w:rsidDel="003F0B80">
          <w:delText>,</w:delText>
        </w:r>
      </w:del>
      <w:r>
        <w:t xml:space="preserve"> </w:t>
      </w:r>
      <w:del w:id="287" w:author="János Dusa" w:date="2022-05-29T20:04:00Z">
        <w:r w:rsidDel="003F0B80">
          <w:delText>ám a</w:delText>
        </w:r>
      </w:del>
      <w:ins w:id="288" w:author="János Dusa" w:date="2022-05-29T20:04:00Z">
        <w:r w:rsidR="003F0B80">
          <w:t>A</w:t>
        </w:r>
      </w:ins>
      <w:r>
        <w:t xml:space="preserve"> szakdolgozatom készítése során </w:t>
      </w:r>
      <w:del w:id="289" w:author="János Dusa" w:date="2022-05-29T20:05:00Z">
        <w:r w:rsidDel="003F0B80">
          <w:delText xml:space="preserve">nekem </w:delText>
        </w:r>
      </w:del>
      <w:ins w:id="290" w:author="János Dusa" w:date="2022-05-29T20:05:00Z">
        <w:r w:rsidR="003F0B80">
          <w:t>azonban</w:t>
        </w:r>
        <w:r w:rsidR="003F0B80">
          <w:t xml:space="preserve"> </w:t>
        </w:r>
      </w:ins>
      <w:r>
        <w:t xml:space="preserve">a rendelkezésre álló időkerettel is gazdálkodnom kellet, ami viszont az időhatékony megoldás figyelembevételét helyezte előtérbe. </w:t>
      </w:r>
      <w:commentRangeEnd w:id="282"/>
      <w:r>
        <w:rPr>
          <w:rStyle w:val="Jegyzethivatkozs"/>
        </w:rPr>
        <w:commentReference w:id="282"/>
      </w:r>
      <w:r w:rsidR="00A7366B">
        <w:t xml:space="preserve">Emellett már a járási algoritmus megtervezésének kezdetén eldöntöttem azt is, hogy nem kívánok változtatni a járást végrehajtó modulon. Így végül a pozíció-orientációt alkalmazó vezérlés mellett döntöttem, melynek implementálását a </w:t>
      </w:r>
      <w:r w:rsidR="00A7366B">
        <w:fldChar w:fldCharType="begin"/>
      </w:r>
      <w:r w:rsidR="00A7366B">
        <w:instrText xml:space="preserve"> REF _Ref104392469 \r \h </w:instrText>
      </w:r>
      <w:r w:rsidR="00A7366B">
        <w:fldChar w:fldCharType="separate"/>
      </w:r>
      <w:r w:rsidR="002C14BC">
        <w:t>0</w:t>
      </w:r>
      <w:r w:rsidR="00A7366B">
        <w:fldChar w:fldCharType="end"/>
      </w:r>
      <w:r w:rsidR="00A7366B">
        <w:t xml:space="preserve"> bekezdésben ismertetem.</w:t>
      </w:r>
    </w:p>
    <w:p w14:paraId="6102954C" w14:textId="1FF203FA" w:rsidR="00E47EE0" w:rsidRDefault="00D05534" w:rsidP="00E47EE0">
      <w:pPr>
        <w:pStyle w:val="Cmsor2"/>
      </w:pPr>
      <w:bookmarkStart w:id="291" w:name="_Toc104719519"/>
      <w:bookmarkEnd w:id="281"/>
      <w:r>
        <w:t>ROS interfész firmware oldalon</w:t>
      </w:r>
      <w:bookmarkEnd w:id="291"/>
    </w:p>
    <w:p w14:paraId="7A340E7C" w14:textId="04CF143B" w:rsidR="00A7366B" w:rsidRDefault="00A7366B" w:rsidP="00A7366B">
      <w:r>
        <w:t xml:space="preserve">A robot által várt ROS üzenetet egy </w:t>
      </w:r>
      <w:r w:rsidRPr="00597C30">
        <w:rPr>
          <w:rStyle w:val="Kiemels"/>
        </w:rPr>
        <w:t>geometry_msgs::Pose</w:t>
      </w:r>
      <w:r>
        <w:t xml:space="preserve"> típusú üzenetként</w:t>
      </w:r>
      <w:sdt>
        <w:sdtPr>
          <w:id w:val="-39988485"/>
          <w:citation/>
        </w:sdtPr>
        <w:sdtEndPr/>
        <w:sdtContent>
          <w:r>
            <w:fldChar w:fldCharType="begin"/>
          </w:r>
          <w:r>
            <w:instrText xml:space="preserve"> CITATION geo22 \l 1038 </w:instrText>
          </w:r>
          <w:r>
            <w:fldChar w:fldCharType="separate"/>
          </w:r>
          <w:r w:rsidR="002C14BC">
            <w:rPr>
              <w:noProof/>
            </w:rPr>
            <w:t xml:space="preserve"> [20]</w:t>
          </w:r>
          <w:r>
            <w:fldChar w:fldCharType="end"/>
          </w:r>
        </w:sdtContent>
      </w:sdt>
      <w:r>
        <w:t xml:space="preserve"> </w:t>
      </w:r>
      <w:commentRangeStart w:id="292"/>
      <w:del w:id="293" w:author="János Dusa" w:date="2022-05-29T20:08:00Z">
        <w:r w:rsidR="00B6405D" w:rsidDel="00C15C55">
          <w:delText xml:space="preserve">igényli </w:delText>
        </w:r>
      </w:del>
      <w:commentRangeEnd w:id="292"/>
      <w:ins w:id="294" w:author="János Dusa" w:date="2022-05-29T20:09:00Z">
        <w:r w:rsidR="00C15C55">
          <w:t>képezi le</w:t>
        </w:r>
      </w:ins>
      <w:ins w:id="295" w:author="János Dusa" w:date="2022-05-29T20:08:00Z">
        <w:r w:rsidR="00C15C55">
          <w:t xml:space="preserve"> </w:t>
        </w:r>
      </w:ins>
      <w:r w:rsidR="00B6405D">
        <w:rPr>
          <w:rStyle w:val="Jegyzethivatkozs"/>
        </w:rPr>
        <w:commentReference w:id="292"/>
      </w:r>
      <w:r w:rsidR="00B6405D">
        <w:t xml:space="preserve">a </w:t>
      </w:r>
      <w:r>
        <w:t>program</w:t>
      </w:r>
      <w:ins w:id="296" w:author="János Dusa" w:date="2022-05-29T20:09:00Z">
        <w:r w:rsidR="00C15C55">
          <w:t>om</w:t>
        </w:r>
      </w:ins>
      <w:r>
        <w:t>, mely</w:t>
      </w:r>
      <w:del w:id="297" w:author="János Dusa" w:date="2022-05-29T20:09:00Z">
        <w:r w:rsidDel="00C15C55">
          <w:delText xml:space="preserve"> üzenet</w:delText>
        </w:r>
      </w:del>
      <w:ins w:id="298" w:author="János Dusa" w:date="2022-05-29T20:09:00Z">
        <w:r w:rsidR="00C15C55">
          <w:t>b</w:t>
        </w:r>
      </w:ins>
      <w:ins w:id="299" w:author="János Dusa" w:date="2022-05-29T20:10:00Z">
        <w:r w:rsidR="00C15C55">
          <w:t>en</w:t>
        </w:r>
      </w:ins>
      <w:r>
        <w:t xml:space="preserve"> egy három koordinátából álló pozíció</w:t>
      </w:r>
      <w:ins w:id="300" w:author="János Dusa" w:date="2022-05-29T20:10:00Z">
        <w:r w:rsidR="00C15C55">
          <w:t>t</w:t>
        </w:r>
      </w:ins>
      <w:del w:id="301" w:author="János Dusa" w:date="2022-05-29T20:10:00Z">
        <w:r w:rsidDel="00C15C55">
          <w:delText>t</w:delText>
        </w:r>
      </w:del>
      <w:r>
        <w:t xml:space="preserve">, valamint egy kvaterniókban megadott elfordulási szöget </w:t>
      </w:r>
      <w:del w:id="302" w:author="János Dusa" w:date="2022-05-29T20:10:00Z">
        <w:r w:rsidDel="00C15C55">
          <w:delText>tartalmaz</w:delText>
        </w:r>
      </w:del>
      <w:ins w:id="303" w:author="János Dusa" w:date="2022-05-29T20:10:00Z">
        <w:r w:rsidR="00C15C55">
          <w:t>adok meg</w:t>
        </w:r>
      </w:ins>
      <w:r>
        <w:t xml:space="preserve">. Míg előbbivel a robot új pozícióját </w:t>
      </w:r>
      <w:del w:id="304" w:author="János Dusa" w:date="2022-05-29T20:11:00Z">
        <w:r w:rsidDel="00C15C55">
          <w:delText>adom meg</w:delText>
        </w:r>
      </w:del>
      <w:ins w:id="305" w:author="János Dusa" w:date="2022-05-29T20:11:00Z">
        <w:r w:rsidR="00C15C55">
          <w:t>definiálom</w:t>
        </w:r>
      </w:ins>
      <w:r>
        <w:t>, addig az utóbbival a robot elfordulását határozom meg. Az üzenet lekezelését az alábbi kódrészlet tartalmazza:</w:t>
      </w:r>
    </w:p>
    <w:p w14:paraId="5CF2C6AE" w14:textId="77777777" w:rsidR="0018174E" w:rsidRDefault="0018174E" w:rsidP="0018174E">
      <w:pPr>
        <w:pStyle w:val="Kd"/>
        <w:rPr>
          <w:lang w:eastAsia="hu-HU"/>
        </w:rPr>
      </w:pPr>
      <w:r>
        <w:rPr>
          <w:color w:val="7F0055"/>
          <w:lang w:eastAsia="hu-HU"/>
        </w:rPr>
        <w:t>void</w:t>
      </w:r>
      <w:r>
        <w:rPr>
          <w:lang w:eastAsia="hu-HU"/>
        </w:rPr>
        <w:t xml:space="preserve"> ROSNode::walk_inCommandCallback(</w:t>
      </w:r>
      <w:r>
        <w:rPr>
          <w:color w:val="7F0055"/>
          <w:lang w:eastAsia="hu-HU"/>
        </w:rPr>
        <w:t>const</w:t>
      </w:r>
      <w:r>
        <w:rPr>
          <w:lang w:eastAsia="hu-HU"/>
        </w:rPr>
        <w:t xml:space="preserve"> geometry_msgs::</w:t>
      </w:r>
      <w:r>
        <w:rPr>
          <w:color w:val="005032"/>
          <w:lang w:eastAsia="hu-HU"/>
        </w:rPr>
        <w:t>Pose</w:t>
      </w:r>
      <w:r>
        <w:rPr>
          <w:lang w:eastAsia="hu-HU"/>
        </w:rPr>
        <w:t>&amp; pose_msg)</w:t>
      </w:r>
    </w:p>
    <w:p w14:paraId="76CEAB1D" w14:textId="77777777" w:rsidR="0018174E" w:rsidRDefault="0018174E" w:rsidP="0018174E">
      <w:pPr>
        <w:pStyle w:val="Kd"/>
        <w:rPr>
          <w:lang w:eastAsia="hu-HU"/>
        </w:rPr>
      </w:pPr>
      <w:r>
        <w:rPr>
          <w:lang w:eastAsia="hu-HU"/>
        </w:rPr>
        <w:t>{</w:t>
      </w:r>
    </w:p>
    <w:p w14:paraId="07709333" w14:textId="57C333D0" w:rsidR="0018174E" w:rsidRPr="0018174E" w:rsidRDefault="0018174E" w:rsidP="0018174E">
      <w:pPr>
        <w:pStyle w:val="Kd"/>
        <w:rPr>
          <w:lang w:eastAsia="hu-HU"/>
        </w:rPr>
      </w:pPr>
      <w:r>
        <w:rPr>
          <w:color w:val="3F7F5F"/>
          <w:lang w:eastAsia="hu-HU"/>
        </w:rPr>
        <w:tab/>
        <w:t>//Get position from pose</w:t>
      </w:r>
    </w:p>
    <w:p w14:paraId="04CBCB4C" w14:textId="7A9295EA" w:rsidR="0018174E" w:rsidRDefault="0018174E" w:rsidP="0018174E">
      <w:pPr>
        <w:pStyle w:val="Kd"/>
        <w:rPr>
          <w:lang w:eastAsia="hu-HU"/>
        </w:rPr>
      </w:pPr>
      <w:r>
        <w:rPr>
          <w:lang w:eastAsia="hu-HU"/>
        </w:rPr>
        <w:tab/>
      </w:r>
      <w:r>
        <w:rPr>
          <w:color w:val="0000C0"/>
          <w:shd w:val="clear" w:color="auto" w:fill="F0D8A8"/>
          <w:lang w:eastAsia="hu-HU"/>
        </w:rPr>
        <w:t>walk_Command</w:t>
      </w:r>
      <w:r>
        <w:rPr>
          <w:lang w:eastAsia="hu-HU"/>
        </w:rPr>
        <w:t>.</w:t>
      </w:r>
      <w:r w:rsidR="00B33F86">
        <w:rPr>
          <w:color w:val="0000C0"/>
          <w:lang w:eastAsia="hu-HU"/>
        </w:rPr>
        <w:t>x</w:t>
      </w:r>
      <w:r>
        <w:rPr>
          <w:lang w:eastAsia="hu-HU"/>
        </w:rPr>
        <w:t xml:space="preserve"> = pose_msg.</w:t>
      </w:r>
      <w:r>
        <w:rPr>
          <w:color w:val="0000C0"/>
          <w:lang w:eastAsia="hu-HU"/>
        </w:rPr>
        <w:t>position</w:t>
      </w:r>
      <w:r>
        <w:rPr>
          <w:lang w:eastAsia="hu-HU"/>
        </w:rPr>
        <w:t>.</w:t>
      </w:r>
      <w:r w:rsidR="00B33F86">
        <w:rPr>
          <w:color w:val="0000C0"/>
          <w:lang w:eastAsia="hu-HU"/>
        </w:rPr>
        <w:t>x</w:t>
      </w:r>
      <w:r>
        <w:rPr>
          <w:lang w:eastAsia="hu-HU"/>
        </w:rPr>
        <w:t>;</w:t>
      </w:r>
    </w:p>
    <w:p w14:paraId="1942C5D4" w14:textId="2E7A320C" w:rsidR="0018174E" w:rsidRDefault="0018174E" w:rsidP="0018174E">
      <w:pPr>
        <w:pStyle w:val="Kd"/>
        <w:rPr>
          <w:lang w:eastAsia="hu-HU"/>
        </w:rPr>
      </w:pPr>
      <w:r>
        <w:rPr>
          <w:lang w:eastAsia="hu-HU"/>
        </w:rPr>
        <w:tab/>
      </w:r>
      <w:r>
        <w:rPr>
          <w:color w:val="0000C0"/>
          <w:shd w:val="clear" w:color="auto" w:fill="F0D8A8"/>
          <w:lang w:eastAsia="hu-HU"/>
        </w:rPr>
        <w:t>walk_Command</w:t>
      </w:r>
      <w:r>
        <w:rPr>
          <w:lang w:eastAsia="hu-HU"/>
        </w:rPr>
        <w:t>.</w:t>
      </w:r>
      <w:r w:rsidR="00F851B7">
        <w:rPr>
          <w:color w:val="0000C0"/>
          <w:lang w:eastAsia="hu-HU"/>
        </w:rPr>
        <w:t>y</w:t>
      </w:r>
      <w:r>
        <w:rPr>
          <w:lang w:eastAsia="hu-HU"/>
        </w:rPr>
        <w:t xml:space="preserve"> = pose_msg.</w:t>
      </w:r>
      <w:r>
        <w:rPr>
          <w:color w:val="0000C0"/>
          <w:lang w:eastAsia="hu-HU"/>
        </w:rPr>
        <w:t>position</w:t>
      </w:r>
      <w:r>
        <w:rPr>
          <w:lang w:eastAsia="hu-HU"/>
        </w:rPr>
        <w:t>.</w:t>
      </w:r>
      <w:r w:rsidR="00F851B7">
        <w:rPr>
          <w:color w:val="0000C0"/>
          <w:lang w:eastAsia="hu-HU"/>
        </w:rPr>
        <w:t>y</w:t>
      </w:r>
      <w:r>
        <w:rPr>
          <w:lang w:eastAsia="hu-HU"/>
        </w:rPr>
        <w:t>;</w:t>
      </w:r>
    </w:p>
    <w:p w14:paraId="31AC17BB" w14:textId="77777777" w:rsidR="0018174E" w:rsidRDefault="0018174E" w:rsidP="0018174E">
      <w:pPr>
        <w:pStyle w:val="Kd"/>
        <w:rPr>
          <w:lang w:eastAsia="hu-HU"/>
        </w:rPr>
      </w:pPr>
    </w:p>
    <w:p w14:paraId="32171FE0" w14:textId="77777777" w:rsidR="0018174E" w:rsidRDefault="0018174E" w:rsidP="0018174E">
      <w:pPr>
        <w:pStyle w:val="Kd"/>
        <w:rPr>
          <w:lang w:eastAsia="hu-HU"/>
        </w:rPr>
      </w:pPr>
      <w:r>
        <w:rPr>
          <w:lang w:eastAsia="hu-HU"/>
        </w:rPr>
        <w:tab/>
      </w:r>
      <w:r>
        <w:rPr>
          <w:color w:val="3F7F5F"/>
          <w:lang w:eastAsia="hu-HU"/>
        </w:rPr>
        <w:t xml:space="preserve">//Get heading from </w:t>
      </w:r>
      <w:r>
        <w:rPr>
          <w:color w:val="3F7F5F"/>
          <w:u w:val="single"/>
          <w:lang w:eastAsia="hu-HU"/>
        </w:rPr>
        <w:t>quat</w:t>
      </w:r>
    </w:p>
    <w:p w14:paraId="3C2E9E08" w14:textId="77777777" w:rsidR="0018174E" w:rsidRDefault="0018174E" w:rsidP="0018174E">
      <w:pPr>
        <w:pStyle w:val="Kd"/>
        <w:rPr>
          <w:lang w:eastAsia="hu-HU"/>
        </w:rPr>
      </w:pPr>
      <w:r>
        <w:rPr>
          <w:lang w:eastAsia="hu-HU"/>
        </w:rPr>
        <w:tab/>
      </w:r>
      <w:r>
        <w:rPr>
          <w:color w:val="0000C0"/>
          <w:shd w:val="clear" w:color="auto" w:fill="F0D8A8"/>
          <w:lang w:eastAsia="hu-HU"/>
        </w:rPr>
        <w:t>walk_Command</w:t>
      </w:r>
      <w:r>
        <w:rPr>
          <w:lang w:eastAsia="hu-HU"/>
        </w:rPr>
        <w:t>.</w:t>
      </w:r>
      <w:r>
        <w:rPr>
          <w:color w:val="0000C0"/>
          <w:lang w:eastAsia="hu-HU"/>
        </w:rPr>
        <w:t>phi</w:t>
      </w:r>
      <w:r>
        <w:rPr>
          <w:lang w:eastAsia="hu-HU"/>
        </w:rPr>
        <w:t xml:space="preserve"> = acos(pose_msg.</w:t>
      </w:r>
      <w:r>
        <w:rPr>
          <w:color w:val="0000C0"/>
          <w:lang w:eastAsia="hu-HU"/>
        </w:rPr>
        <w:t>orientation</w:t>
      </w:r>
      <w:r>
        <w:rPr>
          <w:lang w:eastAsia="hu-HU"/>
        </w:rPr>
        <w:t>.</w:t>
      </w:r>
      <w:r>
        <w:rPr>
          <w:color w:val="0000C0"/>
          <w:lang w:eastAsia="hu-HU"/>
        </w:rPr>
        <w:t>x</w:t>
      </w:r>
      <w:r>
        <w:rPr>
          <w:lang w:eastAsia="hu-HU"/>
        </w:rPr>
        <w:t>) * 2.0f;</w:t>
      </w:r>
    </w:p>
    <w:p w14:paraId="63716196" w14:textId="77777777" w:rsidR="0018174E" w:rsidRDefault="0018174E" w:rsidP="0018174E">
      <w:pPr>
        <w:pStyle w:val="Kd"/>
        <w:rPr>
          <w:lang w:eastAsia="hu-HU"/>
        </w:rPr>
      </w:pPr>
    </w:p>
    <w:p w14:paraId="0FB998AD" w14:textId="77777777" w:rsidR="0018174E" w:rsidRDefault="0018174E" w:rsidP="0018174E">
      <w:pPr>
        <w:pStyle w:val="Kd"/>
        <w:rPr>
          <w:lang w:eastAsia="hu-HU"/>
        </w:rPr>
      </w:pPr>
      <w:r>
        <w:rPr>
          <w:lang w:eastAsia="hu-HU"/>
        </w:rPr>
        <w:tab/>
      </w:r>
      <w:r>
        <w:rPr>
          <w:color w:val="0000C0"/>
          <w:lang w:eastAsia="hu-HU"/>
        </w:rPr>
        <w:t>walk_command_status</w:t>
      </w:r>
      <w:r>
        <w:rPr>
          <w:lang w:eastAsia="hu-HU"/>
        </w:rPr>
        <w:t xml:space="preserve"> = </w:t>
      </w:r>
      <w:r>
        <w:rPr>
          <w:color w:val="7F0055"/>
          <w:lang w:eastAsia="hu-HU"/>
        </w:rPr>
        <w:t>true</w:t>
      </w:r>
      <w:r>
        <w:rPr>
          <w:lang w:eastAsia="hu-HU"/>
        </w:rPr>
        <w:t>;</w:t>
      </w:r>
    </w:p>
    <w:p w14:paraId="69773F00" w14:textId="7E82226E" w:rsidR="0018174E" w:rsidRDefault="0018174E" w:rsidP="0018174E">
      <w:pPr>
        <w:pStyle w:val="Kd"/>
        <w:rPr>
          <w:lang w:eastAsia="hu-HU"/>
        </w:rPr>
      </w:pPr>
      <w:r>
        <w:rPr>
          <w:lang w:eastAsia="hu-HU"/>
        </w:rPr>
        <w:lastRenderedPageBreak/>
        <w:t>}</w:t>
      </w:r>
    </w:p>
    <w:p w14:paraId="58B0D2CC" w14:textId="297437F5" w:rsidR="00A7366B" w:rsidRDefault="00A7366B" w:rsidP="00A7366B">
      <w:pPr>
        <w:rPr>
          <w:lang w:eastAsia="hu-HU"/>
        </w:rPr>
      </w:pPr>
      <w:r>
        <w:rPr>
          <w:lang w:eastAsia="hu-HU"/>
        </w:rPr>
        <w:t>Jól látható, hogy a pozíció és szög paramétereinek átvétele igen egyszerű. Az üzenet callback függvénye a gyors lefutás érdekében csak átmásolja a pozícióváltozókat, valamint a kvaterniókból kiszámolja a robot elfordulásának paraméterét. Továbbá a program „igaz” állapotba állít egy flaget,</w:t>
      </w:r>
      <w:r w:rsidR="00E05862">
        <w:rPr>
          <w:lang w:eastAsia="hu-HU"/>
        </w:rPr>
        <w:t xml:space="preserve"> mely </w:t>
      </w:r>
      <w:r>
        <w:rPr>
          <w:lang w:eastAsia="hu-HU"/>
        </w:rPr>
        <w:t xml:space="preserve">jelezi, hogy kiértékelhető a </w:t>
      </w:r>
      <w:r w:rsidRPr="00E05862">
        <w:rPr>
          <w:rStyle w:val="Kiemels"/>
        </w:rPr>
        <w:t>walk_Command</w:t>
      </w:r>
      <w:r>
        <w:rPr>
          <w:lang w:eastAsia="hu-HU"/>
        </w:rPr>
        <w:t xml:space="preserve"> tagváltozó tartalma. </w:t>
      </w:r>
    </w:p>
    <w:p w14:paraId="0E1F8654" w14:textId="0D8DFB14" w:rsidR="00A7366B" w:rsidRDefault="00A7366B" w:rsidP="00A7366B">
      <w:pPr>
        <w:rPr>
          <w:lang w:eastAsia="hu-HU"/>
        </w:rPr>
      </w:pPr>
      <w:r>
        <w:rPr>
          <w:lang w:eastAsia="hu-HU"/>
        </w:rPr>
        <w:t>Az adatok kiértékelése előtt a ROS</w:t>
      </w:r>
      <w:r w:rsidR="00E05862">
        <w:rPr>
          <w:lang w:eastAsia="hu-HU"/>
        </w:rPr>
        <w:t xml:space="preserve"> </w:t>
      </w:r>
      <w:r>
        <w:rPr>
          <w:lang w:eastAsia="hu-HU"/>
        </w:rPr>
        <w:t xml:space="preserve">node futtatásáért felelős taszk a </w:t>
      </w:r>
      <w:r w:rsidRPr="00E05862">
        <w:rPr>
          <w:rStyle w:val="Kiemels"/>
        </w:rPr>
        <w:t>walk_command_status</w:t>
      </w:r>
      <w:r>
        <w:rPr>
          <w:lang w:eastAsia="hu-HU"/>
        </w:rPr>
        <w:t xml:space="preserve"> „igaz” értéke esetén elküldi az adatokat a járásért felelős taszk számára</w:t>
      </w:r>
      <w:r w:rsidR="00597C30">
        <w:rPr>
          <w:lang w:eastAsia="hu-HU"/>
        </w:rPr>
        <w:t xml:space="preserve">. </w:t>
      </w:r>
      <w:r>
        <w:rPr>
          <w:lang w:eastAsia="hu-HU"/>
        </w:rPr>
        <w:t xml:space="preserve">Majd a járás működtetésért felelős taszk fogadja az üzenetet, végül a </w:t>
      </w:r>
      <w:r w:rsidRPr="00E05862">
        <w:rPr>
          <w:rStyle w:val="Kiemels"/>
        </w:rPr>
        <w:t>walk.StoreCommand()</w:t>
      </w:r>
      <w:r>
        <w:rPr>
          <w:lang w:eastAsia="hu-HU"/>
        </w:rPr>
        <w:t xml:space="preserve"> függvény segítségével eltárolja azt:</w:t>
      </w:r>
    </w:p>
    <w:p w14:paraId="5624CE47" w14:textId="77777777" w:rsidR="007B68CC" w:rsidRDefault="007B68CC" w:rsidP="007B68CC">
      <w:pPr>
        <w:pStyle w:val="Kd"/>
        <w:rPr>
          <w:lang w:eastAsia="hu-HU"/>
        </w:rPr>
      </w:pPr>
      <w:r>
        <w:rPr>
          <w:b/>
          <w:bCs/>
          <w:color w:val="7F0055"/>
          <w:lang w:eastAsia="hu-HU"/>
        </w:rPr>
        <w:t>while</w:t>
      </w:r>
      <w:r>
        <w:rPr>
          <w:lang w:eastAsia="hu-HU"/>
        </w:rPr>
        <w:t>(pdFALSE == xMessageBufferIsEmpty(</w:t>
      </w:r>
      <w:r>
        <w:rPr>
          <w:color w:val="0000C0"/>
          <w:lang w:eastAsia="hu-HU"/>
        </w:rPr>
        <w:t>RosToWalkMessage</w:t>
      </w:r>
      <w:r>
        <w:rPr>
          <w:lang w:eastAsia="hu-HU"/>
        </w:rPr>
        <w:t>))</w:t>
      </w:r>
    </w:p>
    <w:p w14:paraId="5D0A6636" w14:textId="55FD8B44" w:rsidR="007B68CC" w:rsidRDefault="007B68CC" w:rsidP="007B68CC">
      <w:pPr>
        <w:pStyle w:val="Kd"/>
        <w:rPr>
          <w:lang w:eastAsia="hu-HU"/>
        </w:rPr>
      </w:pPr>
      <w:r>
        <w:rPr>
          <w:lang w:eastAsia="hu-HU"/>
        </w:rPr>
        <w:t>{</w:t>
      </w:r>
    </w:p>
    <w:p w14:paraId="73001F73" w14:textId="6FC6AE8D" w:rsidR="007B68CC" w:rsidRDefault="007B68CC" w:rsidP="007B68CC">
      <w:pPr>
        <w:pStyle w:val="Kd"/>
        <w:rPr>
          <w:lang w:eastAsia="hu-HU"/>
        </w:rPr>
      </w:pPr>
      <w:r>
        <w:rPr>
          <w:lang w:eastAsia="hu-HU"/>
        </w:rPr>
        <w:tab/>
        <w:t>xMessageBufferReceive(</w:t>
      </w:r>
      <w:r>
        <w:rPr>
          <w:color w:val="0000C0"/>
          <w:lang w:eastAsia="hu-HU"/>
        </w:rPr>
        <w:t>RosToWalkMessage</w:t>
      </w:r>
      <w:r>
        <w:rPr>
          <w:lang w:eastAsia="hu-HU"/>
        </w:rPr>
        <w:t>,(</w:t>
      </w:r>
      <w:r>
        <w:rPr>
          <w:b/>
          <w:bCs/>
          <w:color w:val="7F0055"/>
          <w:lang w:eastAsia="hu-HU"/>
        </w:rPr>
        <w:t>void</w:t>
      </w:r>
      <w:r>
        <w:rPr>
          <w:lang w:eastAsia="hu-HU"/>
        </w:rPr>
        <w:t>*)&amp;(</w:t>
      </w:r>
      <w:r>
        <w:rPr>
          <w:color w:val="0000C0"/>
          <w:lang w:eastAsia="hu-HU"/>
        </w:rPr>
        <w:t>walk_Command</w:t>
      </w:r>
      <w:r>
        <w:rPr>
          <w:lang w:eastAsia="hu-HU"/>
        </w:rPr>
        <w:t xml:space="preserve">), </w:t>
      </w:r>
      <w:r>
        <w:rPr>
          <w:b/>
          <w:bCs/>
          <w:color w:val="7F0055"/>
          <w:lang w:eastAsia="hu-HU"/>
        </w:rPr>
        <w:t>sizeof</w:t>
      </w:r>
      <w:r>
        <w:rPr>
          <w:lang w:eastAsia="hu-HU"/>
        </w:rPr>
        <w:t>(</w:t>
      </w:r>
      <w:r>
        <w:rPr>
          <w:color w:val="005032"/>
          <w:lang w:eastAsia="hu-HU"/>
        </w:rPr>
        <w:t>WalkCommand</w:t>
      </w:r>
      <w:r>
        <w:rPr>
          <w:lang w:eastAsia="hu-HU"/>
        </w:rPr>
        <w:t>), 0u);</w:t>
      </w:r>
    </w:p>
    <w:p w14:paraId="66C365F4" w14:textId="49093759" w:rsidR="007B68CC" w:rsidRDefault="007B68CC" w:rsidP="007B68CC">
      <w:pPr>
        <w:pStyle w:val="Kd"/>
        <w:rPr>
          <w:lang w:eastAsia="hu-HU"/>
        </w:rPr>
      </w:pPr>
      <w:r>
        <w:rPr>
          <w:lang w:eastAsia="hu-HU"/>
        </w:rPr>
        <w:tab/>
      </w:r>
      <w:r>
        <w:rPr>
          <w:color w:val="0000C0"/>
          <w:lang w:eastAsia="hu-HU"/>
        </w:rPr>
        <w:t>walk</w:t>
      </w:r>
      <w:r>
        <w:rPr>
          <w:lang w:eastAsia="hu-HU"/>
        </w:rPr>
        <w:t>.StoreCommand(</w:t>
      </w:r>
      <w:r>
        <w:rPr>
          <w:color w:val="0000C0"/>
          <w:lang w:eastAsia="hu-HU"/>
        </w:rPr>
        <w:t>walk_Command</w:t>
      </w:r>
      <w:r>
        <w:rPr>
          <w:lang w:eastAsia="hu-HU"/>
        </w:rPr>
        <w:t>);</w:t>
      </w:r>
    </w:p>
    <w:p w14:paraId="2C343C9C" w14:textId="5D1E7436" w:rsidR="007B68CC" w:rsidRDefault="007B68CC" w:rsidP="007B68CC">
      <w:pPr>
        <w:pStyle w:val="Kd"/>
        <w:rPr>
          <w:lang w:eastAsia="hu-HU"/>
        </w:rPr>
      </w:pPr>
      <w:r>
        <w:rPr>
          <w:lang w:eastAsia="hu-HU"/>
        </w:rPr>
        <w:t>}</w:t>
      </w:r>
    </w:p>
    <w:p w14:paraId="6EB32F34" w14:textId="212BB759" w:rsidR="00A7366B" w:rsidRDefault="00A7366B" w:rsidP="00A7366B">
      <w:pPr>
        <w:rPr>
          <w:lang w:eastAsia="hu-HU"/>
        </w:rPr>
      </w:pPr>
      <w:r>
        <w:rPr>
          <w:lang w:eastAsia="hu-HU"/>
        </w:rPr>
        <w:t xml:space="preserve">A </w:t>
      </w:r>
      <w:r w:rsidR="00597C30" w:rsidRPr="00E05862">
        <w:rPr>
          <w:rStyle w:val="Kiemels"/>
        </w:rPr>
        <w:t>walk.StoreCommand()</w:t>
      </w:r>
      <w:r w:rsidR="00597C30">
        <w:rPr>
          <w:lang w:eastAsia="hu-HU"/>
        </w:rPr>
        <w:t xml:space="preserve"> </w:t>
      </w:r>
      <w:r>
        <w:rPr>
          <w:lang w:eastAsia="hu-HU"/>
        </w:rPr>
        <w:t xml:space="preserve">függvény már csak az általam készített </w:t>
      </w:r>
      <w:r w:rsidRPr="00597C30">
        <w:rPr>
          <w:rStyle w:val="Kiemels"/>
        </w:rPr>
        <w:t>AddPathElementMove()</w:t>
      </w:r>
      <w:r>
        <w:rPr>
          <w:lang w:eastAsia="hu-HU"/>
        </w:rPr>
        <w:t xml:space="preserve"> függvényt hívja meg, mely végrehajtja a szükséges számításokat és elmenti a lábak és a test pozícióit a mozgás végrehajtásához.</w:t>
      </w:r>
    </w:p>
    <w:p w14:paraId="5ADAF350" w14:textId="77777777" w:rsidR="0005320C" w:rsidRDefault="0005320C" w:rsidP="0005320C">
      <w:pPr>
        <w:pStyle w:val="Kd"/>
        <w:rPr>
          <w:lang w:eastAsia="hu-HU"/>
        </w:rPr>
      </w:pPr>
      <w:r>
        <w:rPr>
          <w:b/>
          <w:bCs/>
          <w:color w:val="7F0055"/>
          <w:lang w:eastAsia="hu-HU"/>
        </w:rPr>
        <w:t>void</w:t>
      </w:r>
      <w:r>
        <w:rPr>
          <w:lang w:eastAsia="hu-HU"/>
        </w:rPr>
        <w:t xml:space="preserve"> </w:t>
      </w:r>
      <w:r>
        <w:rPr>
          <w:b/>
          <w:bCs/>
          <w:lang w:eastAsia="hu-HU"/>
        </w:rPr>
        <w:t>Walk::</w:t>
      </w:r>
      <w:r>
        <w:rPr>
          <w:b/>
          <w:bCs/>
          <w:shd w:val="clear" w:color="auto" w:fill="D4D4D4"/>
          <w:lang w:eastAsia="hu-HU"/>
        </w:rPr>
        <w:t>StoreCommand</w:t>
      </w:r>
      <w:r>
        <w:rPr>
          <w:lang w:eastAsia="hu-HU"/>
        </w:rPr>
        <w:t>(</w:t>
      </w:r>
      <w:r>
        <w:rPr>
          <w:color w:val="005032"/>
          <w:lang w:eastAsia="hu-HU"/>
        </w:rPr>
        <w:t>WalkCommand</w:t>
      </w:r>
      <w:r>
        <w:rPr>
          <w:lang w:eastAsia="hu-HU"/>
        </w:rPr>
        <w:t xml:space="preserve"> command)</w:t>
      </w:r>
    </w:p>
    <w:p w14:paraId="1CB52C84" w14:textId="77777777" w:rsidR="0005320C" w:rsidRDefault="0005320C" w:rsidP="0005320C">
      <w:pPr>
        <w:pStyle w:val="Kd"/>
        <w:rPr>
          <w:lang w:eastAsia="hu-HU"/>
        </w:rPr>
      </w:pPr>
      <w:r>
        <w:rPr>
          <w:lang w:eastAsia="hu-HU"/>
        </w:rPr>
        <w:t>{</w:t>
      </w:r>
    </w:p>
    <w:p w14:paraId="77F7D782" w14:textId="76359FBC" w:rsidR="004F1E1C" w:rsidRDefault="0005320C" w:rsidP="0005320C">
      <w:pPr>
        <w:pStyle w:val="Kd"/>
        <w:rPr>
          <w:lang w:eastAsia="hu-HU"/>
        </w:rPr>
      </w:pPr>
      <w:r>
        <w:rPr>
          <w:lang w:eastAsia="hu-HU"/>
        </w:rPr>
        <w:tab/>
      </w:r>
      <w:r>
        <w:rPr>
          <w:color w:val="0000C0"/>
          <w:lang w:eastAsia="hu-HU"/>
        </w:rPr>
        <w:t>m_walkScipt</w:t>
      </w:r>
      <w:r>
        <w:rPr>
          <w:lang w:eastAsia="hu-HU"/>
        </w:rPr>
        <w:t>.AddPathElementMove(mth::</w:t>
      </w:r>
      <w:r>
        <w:rPr>
          <w:color w:val="005032"/>
          <w:lang w:eastAsia="hu-HU"/>
        </w:rPr>
        <w:t>float2</w:t>
      </w:r>
      <w:r>
        <w:rPr>
          <w:lang w:eastAsia="hu-HU"/>
        </w:rPr>
        <w:t>(command.</w:t>
      </w:r>
      <w:r>
        <w:rPr>
          <w:color w:val="0000C0"/>
          <w:lang w:eastAsia="hu-HU"/>
        </w:rPr>
        <w:t>x</w:t>
      </w:r>
      <w:r>
        <w:rPr>
          <w:lang w:eastAsia="hu-HU"/>
        </w:rPr>
        <w:t>,command.y), command.</w:t>
      </w:r>
      <w:r>
        <w:rPr>
          <w:color w:val="0000C0"/>
          <w:lang w:eastAsia="hu-HU"/>
        </w:rPr>
        <w:t>phi</w:t>
      </w:r>
      <w:r>
        <w:rPr>
          <w:lang w:eastAsia="hu-HU"/>
        </w:rPr>
        <w:t>);</w:t>
      </w:r>
    </w:p>
    <w:p w14:paraId="023DE311" w14:textId="1B3CA8B8" w:rsidR="0005320C" w:rsidRDefault="0005320C" w:rsidP="0005320C">
      <w:pPr>
        <w:pStyle w:val="Kd"/>
        <w:rPr>
          <w:lang w:eastAsia="hu-HU"/>
        </w:rPr>
      </w:pPr>
      <w:r>
        <w:rPr>
          <w:lang w:eastAsia="hu-HU"/>
        </w:rPr>
        <w:t>}</w:t>
      </w:r>
    </w:p>
    <w:p w14:paraId="37CCF677" w14:textId="662E1B4A" w:rsidR="00A7366B" w:rsidRPr="0018174E" w:rsidRDefault="00A7366B" w:rsidP="00A7366B">
      <w:pPr>
        <w:rPr>
          <w:lang w:eastAsia="hu-HU"/>
        </w:rPr>
      </w:pPr>
      <w:bookmarkStart w:id="306" w:name="_Ref104415005"/>
      <w:r>
        <w:rPr>
          <w:lang w:eastAsia="hu-HU"/>
        </w:rPr>
        <w:t xml:space="preserve">A paraméterek és az algoritmus értelmezése viszonylag egyszerű feladat volt, így ez példa is jól reprezentálja azt, hogy miért ennyire elterjedt a ROS használata, és miképpen garantálja a hatékony alkalmazás elsajátítását. A robot ROS-on keresztüli tesztelése is hasonlóan egyszerű, s egyben egyértelmű volt, ezt a </w:t>
      </w:r>
      <w:r>
        <w:rPr>
          <w:lang w:eastAsia="hu-HU"/>
        </w:rPr>
        <w:fldChar w:fldCharType="begin"/>
      </w:r>
      <w:r>
        <w:rPr>
          <w:lang w:eastAsia="hu-HU"/>
        </w:rPr>
        <w:instrText xml:space="preserve"> REF _Ref104415005 \r \h </w:instrText>
      </w:r>
      <w:r>
        <w:rPr>
          <w:lang w:eastAsia="hu-HU"/>
        </w:rPr>
      </w:r>
      <w:r>
        <w:rPr>
          <w:lang w:eastAsia="hu-HU"/>
        </w:rPr>
        <w:fldChar w:fldCharType="separate"/>
      </w:r>
      <w:r w:rsidR="002C14BC">
        <w:rPr>
          <w:lang w:eastAsia="hu-HU"/>
        </w:rPr>
        <w:t>0</w:t>
      </w:r>
      <w:r>
        <w:rPr>
          <w:lang w:eastAsia="hu-HU"/>
        </w:rPr>
        <w:fldChar w:fldCharType="end"/>
      </w:r>
      <w:r>
        <w:rPr>
          <w:lang w:eastAsia="hu-HU"/>
        </w:rPr>
        <w:t xml:space="preserve"> fejezetben fejtem ki bővebben.</w:t>
      </w:r>
    </w:p>
    <w:p w14:paraId="6E7042BD" w14:textId="1CC8EACC" w:rsidR="003E7037" w:rsidRDefault="003E7037" w:rsidP="00DF2937">
      <w:pPr>
        <w:pStyle w:val="Cmsor2"/>
      </w:pPr>
      <w:bookmarkStart w:id="307" w:name="_Ref104565752"/>
      <w:bookmarkStart w:id="308" w:name="_Toc104719520"/>
      <w:r>
        <w:t>ROS alapú vezérlés tesztelése</w:t>
      </w:r>
      <w:bookmarkEnd w:id="306"/>
      <w:bookmarkEnd w:id="307"/>
      <w:bookmarkEnd w:id="308"/>
    </w:p>
    <w:p w14:paraId="62E45B97" w14:textId="77777777" w:rsidR="000D2BAC" w:rsidRPr="000D2BAC" w:rsidRDefault="000D2BAC" w:rsidP="000D2BAC"/>
    <w:p w14:paraId="5E2DE117" w14:textId="56912CB6" w:rsidR="00225F65" w:rsidRDefault="00D76E01" w:rsidP="00224E29">
      <w:pPr>
        <w:pStyle w:val="Cmsor1"/>
      </w:pPr>
      <w:r>
        <w:lastRenderedPageBreak/>
        <w:t>É</w:t>
      </w:r>
      <w:r w:rsidR="00A76EF1">
        <w:t>rtékelés</w:t>
      </w:r>
      <w:r>
        <w:t>, továbbfejlesztési lehetőségek</w:t>
      </w:r>
    </w:p>
    <w:p w14:paraId="3CCE124B" w14:textId="2F03C5E2" w:rsidR="00A76EF1" w:rsidRDefault="00D25F97" w:rsidP="002876F5">
      <w:r>
        <w:t xml:space="preserve">Összességében úgy </w:t>
      </w:r>
      <w:del w:id="309" w:author="János Dusa" w:date="2022-05-29T19:40:00Z">
        <w:r w:rsidDel="00AA16DC">
          <w:delText xml:space="preserve">érzem </w:delText>
        </w:r>
      </w:del>
      <w:ins w:id="310" w:author="János Dusa" w:date="2022-05-29T19:40:00Z">
        <w:r w:rsidR="00AA16DC">
          <w:t>vélem, hogy</w:t>
        </w:r>
        <w:r w:rsidR="00AA16DC">
          <w:t xml:space="preserve"> </w:t>
        </w:r>
      </w:ins>
      <w:r>
        <w:t xml:space="preserve">a robotot sikerült több új funkcióval is </w:t>
      </w:r>
      <w:ins w:id="311" w:author="János Dusa" w:date="2022-05-29T19:40:00Z">
        <w:r w:rsidR="00AA16DC">
          <w:t xml:space="preserve">sikeresen </w:t>
        </w:r>
      </w:ins>
      <w:r w:rsidR="009B552C">
        <w:t>kiegészítenem. A</w:t>
      </w:r>
      <w:r w:rsidR="00387D49">
        <w:t xml:space="preserve"> robot új modellje egy </w:t>
      </w:r>
      <w:del w:id="312" w:author="János Dusa" w:date="2022-05-29T19:40:00Z">
        <w:r w:rsidR="00387D49" w:rsidDel="00AA16DC">
          <w:delText xml:space="preserve">sokkal </w:delText>
        </w:r>
      </w:del>
      <w:ins w:id="313" w:author="János Dusa" w:date="2022-05-29T19:40:00Z">
        <w:r w:rsidR="00AA16DC">
          <w:t>lényegesen</w:t>
        </w:r>
        <w:r w:rsidR="00AA16DC">
          <w:t xml:space="preserve"> </w:t>
        </w:r>
      </w:ins>
      <w:r w:rsidR="00387D49">
        <w:t xml:space="preserve">strapabíróbb, </w:t>
      </w:r>
      <w:del w:id="314" w:author="János Dusa" w:date="2022-05-29T19:42:00Z">
        <w:r w:rsidR="00387D49" w:rsidDel="00AA16DC">
          <w:delText>erősebb váz,</w:delText>
        </w:r>
      </w:del>
      <w:ins w:id="315" w:author="János Dusa" w:date="2022-05-29T19:42:00Z">
        <w:r w:rsidR="00AA16DC">
          <w:t>erősebb vázzal</w:t>
        </w:r>
      </w:ins>
      <w:r w:rsidR="00387D49">
        <w:t xml:space="preserve"> </w:t>
      </w:r>
      <w:ins w:id="316" w:author="János Dusa" w:date="2022-05-29T19:41:00Z">
        <w:r w:rsidR="00AA16DC">
          <w:t xml:space="preserve">és </w:t>
        </w:r>
      </w:ins>
      <w:r w:rsidR="00387D49">
        <w:t>az új szervomotorokkal kiegészítve</w:t>
      </w:r>
      <w:del w:id="317" w:author="János Dusa" w:date="2022-05-29T19:42:00Z">
        <w:r w:rsidR="00387D49" w:rsidDel="00AA16DC">
          <w:delText xml:space="preserve"> egy</w:delText>
        </w:r>
      </w:del>
      <w:r w:rsidR="00387D49">
        <w:t xml:space="preserve"> megbízható</w:t>
      </w:r>
      <w:del w:id="318" w:author="János Dusa" w:date="2022-05-29T19:41:00Z">
        <w:r w:rsidR="00387D49" w:rsidDel="00AA16DC">
          <w:delText>bb</w:delText>
        </w:r>
      </w:del>
      <w:r w:rsidR="00387D49">
        <w:t xml:space="preserve"> alapot biztosít a robot számára</w:t>
      </w:r>
      <w:r w:rsidR="00BB31CB">
        <w:t xml:space="preserve">. </w:t>
      </w:r>
      <w:r w:rsidR="00472F8A">
        <w:t xml:space="preserve">A robothoz tartozó paraméterek beállításával újra </w:t>
      </w:r>
      <w:del w:id="319" w:author="János Dusa" w:date="2022-05-29T19:42:00Z">
        <w:r w:rsidR="00472F8A" w:rsidDel="00AA16DC">
          <w:delText>életre kelt</w:delText>
        </w:r>
      </w:del>
      <w:ins w:id="320" w:author="János Dusa" w:date="2022-05-29T19:42:00Z">
        <w:r w:rsidR="00AA16DC">
          <w:t>működőképessé vált</w:t>
        </w:r>
      </w:ins>
      <w:r w:rsidR="00472F8A">
        <w:t xml:space="preserve"> a robot és annak</w:t>
      </w:r>
      <w:r w:rsidR="00F11520">
        <w:t xml:space="preserve"> kinematikai algoritmusa</w:t>
      </w:r>
      <w:ins w:id="321" w:author="János Dusa" w:date="2022-05-29T19:41:00Z">
        <w:r w:rsidR="00AA16DC">
          <w:t xml:space="preserve"> is</w:t>
        </w:r>
      </w:ins>
      <w:r w:rsidR="00F11520">
        <w:t>.</w:t>
      </w:r>
    </w:p>
    <w:p w14:paraId="59B044CC" w14:textId="1941E917" w:rsidR="00BB31CB" w:rsidRDefault="00BB31CB" w:rsidP="002876F5">
      <w:r>
        <w:t>A mec</w:t>
      </w:r>
      <w:r w:rsidR="00F11520">
        <w:t>hanikai újítások mellett</w:t>
      </w:r>
      <w:r w:rsidR="00967953">
        <w:t xml:space="preserve"> </w:t>
      </w:r>
      <w:r w:rsidR="00DB5AF4">
        <w:t>a robot mozgásáért felelős járási algoritmus</w:t>
      </w:r>
      <w:ins w:id="322" w:author="János Dusa" w:date="2022-05-29T19:43:00Z">
        <w:r w:rsidR="00AA16DC">
          <w:t xml:space="preserve"> is</w:t>
        </w:r>
      </w:ins>
      <w:r w:rsidR="00DB5AF4">
        <w:t xml:space="preserve"> több újításon ment keresztül. Alkalmassá vált</w:t>
      </w:r>
      <w:r w:rsidR="00653BA4">
        <w:t xml:space="preserve"> –</w:t>
      </w:r>
      <w:r w:rsidR="00DB5AF4">
        <w:t xml:space="preserve"> </w:t>
      </w:r>
      <w:r w:rsidR="00E2197D">
        <w:t>orientációj</w:t>
      </w:r>
      <w:r w:rsidR="00653BA4">
        <w:t>ától függetlenü</w:t>
      </w:r>
      <w:r w:rsidR="009A484F">
        <w:t>l</w:t>
      </w:r>
      <w:r w:rsidR="00653BA4">
        <w:t xml:space="preserve"> – </w:t>
      </w:r>
      <w:del w:id="323" w:author="János Dusa" w:date="2022-05-29T19:43:00Z">
        <w:r w:rsidR="00653BA4" w:rsidDel="00AA16DC">
          <w:delText>bármilyen</w:delText>
        </w:r>
        <w:r w:rsidR="00E2197D" w:rsidDel="00AA16DC">
          <w:delText xml:space="preserve"> </w:delText>
        </w:r>
      </w:del>
      <w:ins w:id="324" w:author="János Dusa" w:date="2022-05-29T19:43:00Z">
        <w:r w:rsidR="00AA16DC">
          <w:t>a tetszőleges</w:t>
        </w:r>
        <w:r w:rsidR="00AA16DC">
          <w:t xml:space="preserve"> </w:t>
        </w:r>
      </w:ins>
      <w:r w:rsidR="00E2197D">
        <w:t xml:space="preserve">irányú mozgásra, </w:t>
      </w:r>
      <w:r w:rsidR="00026070">
        <w:t>valamint orientációjának változtatására mozgás közben.</w:t>
      </w:r>
      <w:r w:rsidR="000B2095">
        <w:t xml:space="preserve"> Ezen járási algoritmus alkalmazásával a robot mozgatása </w:t>
      </w:r>
      <w:del w:id="325" w:author="János Dusa" w:date="2022-05-29T19:43:00Z">
        <w:r w:rsidR="000B2095" w:rsidDel="00AA16DC">
          <w:delText xml:space="preserve">általánosabbá </w:delText>
        </w:r>
      </w:del>
      <w:ins w:id="326" w:author="János Dusa" w:date="2022-05-29T19:43:00Z">
        <w:r w:rsidR="00AA16DC">
          <w:t>flexibi</w:t>
        </w:r>
      </w:ins>
      <w:ins w:id="327" w:author="János Dusa" w:date="2022-05-29T19:44:00Z">
        <w:r w:rsidR="00AA16DC">
          <w:t>lisebbé</w:t>
        </w:r>
      </w:ins>
      <w:ins w:id="328" w:author="János Dusa" w:date="2022-05-29T19:43:00Z">
        <w:r w:rsidR="00AA16DC">
          <w:t xml:space="preserve"> </w:t>
        </w:r>
      </w:ins>
      <w:r w:rsidR="000B2095">
        <w:t xml:space="preserve">vált. </w:t>
      </w:r>
      <w:r w:rsidR="001C1710">
        <w:t xml:space="preserve">A robot mozgatásáért </w:t>
      </w:r>
      <w:del w:id="329" w:author="János Dusa" w:date="2022-05-29T19:44:00Z">
        <w:r w:rsidR="001C1710" w:rsidDel="00AA16DC">
          <w:delText>egyetlen egy</w:delText>
        </w:r>
      </w:del>
      <w:ins w:id="330" w:author="János Dusa" w:date="2022-05-29T19:44:00Z">
        <w:r w:rsidR="00AA16DC">
          <w:t>egyetlenegy</w:t>
        </w:r>
      </w:ins>
      <w:r w:rsidR="001C1710">
        <w:t xml:space="preserve"> függvény felel, mely egy új relatív pozíciót, valamint egy relatív elfordulást vár</w:t>
      </w:r>
      <w:ins w:id="331" w:author="János Dusa" w:date="2022-05-29T19:45:00Z">
        <w:r w:rsidR="00AA16DC">
          <w:t xml:space="preserve"> bemenő paraméterként</w:t>
        </w:r>
      </w:ins>
      <w:r w:rsidR="001C1710">
        <w:t>.</w:t>
      </w:r>
    </w:p>
    <w:p w14:paraId="7F48DBC2" w14:textId="18BBCF44" w:rsidR="001C1710" w:rsidRDefault="001C1710" w:rsidP="00905E18">
      <w:r>
        <w:t>A járási algoritmus szükséges egyszerűsítései ellenére</w:t>
      </w:r>
      <w:ins w:id="332" w:author="János Dusa" w:date="2022-05-29T19:45:00Z">
        <w:r w:rsidR="00415A0A">
          <w:t xml:space="preserve"> is</w:t>
        </w:r>
      </w:ins>
      <w:r>
        <w:t xml:space="preserve"> teljesértékű mozgás megvalósítására alkalmas a robot. </w:t>
      </w:r>
      <w:del w:id="333" w:author="János Dusa" w:date="2022-05-29T19:45:00Z">
        <w:r w:rsidR="00521A0E" w:rsidDel="00415A0A">
          <w:delText xml:space="preserve">Köszönhetően </w:delText>
        </w:r>
      </w:del>
      <w:ins w:id="334" w:author="János Dusa" w:date="2022-05-29T19:45:00Z">
        <w:r w:rsidR="00415A0A">
          <w:t>Sajnos</w:t>
        </w:r>
        <w:r w:rsidR="00415A0A">
          <w:t xml:space="preserve"> </w:t>
        </w:r>
      </w:ins>
      <w:r w:rsidR="00521A0E">
        <w:t xml:space="preserve">a robot tömegközéppontjának akkumulátor általi </w:t>
      </w:r>
      <w:del w:id="335" w:author="János Dusa" w:date="2022-05-29T19:46:00Z">
        <w:r w:rsidR="00521A0E" w:rsidDel="00415A0A">
          <w:delText xml:space="preserve">eltolásától </w:delText>
        </w:r>
      </w:del>
      <w:ins w:id="336" w:author="János Dusa" w:date="2022-05-29T19:46:00Z">
        <w:r w:rsidR="00415A0A">
          <w:t>eltolás</w:t>
        </w:r>
        <w:r w:rsidR="00415A0A">
          <w:t>a miatt</w:t>
        </w:r>
        <w:r w:rsidR="00415A0A">
          <w:t xml:space="preserve"> </w:t>
        </w:r>
      </w:ins>
      <w:r w:rsidR="009F3DA1">
        <w:t xml:space="preserve">a robot kissé dülöngélve járt. </w:t>
      </w:r>
      <w:r w:rsidR="00031697">
        <w:t xml:space="preserve">A robot egy lábának felemelésekor az algoritmus nem </w:t>
      </w:r>
      <w:del w:id="337" w:author="János Dusa" w:date="2022-05-29T19:47:00Z">
        <w:r w:rsidR="00031697" w:rsidDel="00415A0A">
          <w:delText>ellenőrzi vissza</w:delText>
        </w:r>
      </w:del>
      <w:ins w:id="338" w:author="János Dusa" w:date="2022-05-29T19:47:00Z">
        <w:r w:rsidR="00415A0A">
          <w:t>kalkulálja ki</w:t>
        </w:r>
      </w:ins>
      <w:r w:rsidR="00031697">
        <w:t xml:space="preserve"> a maradék három láb által határolt háromszög helyzetét, valamint azt</w:t>
      </w:r>
      <w:ins w:id="339" w:author="János Dusa" w:date="2022-05-29T19:48:00Z">
        <w:r w:rsidR="00415A0A">
          <w:t xml:space="preserve"> sem állapítja meg</w:t>
        </w:r>
      </w:ins>
      <w:r w:rsidR="00031697">
        <w:t xml:space="preserve">, hogy robot tömegközéppontja </w:t>
      </w:r>
      <w:del w:id="340" w:author="János Dusa" w:date="2022-05-29T19:48:00Z">
        <w:r w:rsidR="00031697" w:rsidDel="00415A0A">
          <w:delText xml:space="preserve">tényleg </w:delText>
        </w:r>
      </w:del>
      <w:ins w:id="341" w:author="János Dusa" w:date="2022-05-29T19:48:00Z">
        <w:r w:rsidR="00415A0A">
          <w:t>vajon</w:t>
        </w:r>
        <w:r w:rsidR="00415A0A">
          <w:t xml:space="preserve"> </w:t>
        </w:r>
      </w:ins>
      <w:r w:rsidR="00031697">
        <w:t>ezen háromszögön belül helyezkedik</w:t>
      </w:r>
      <w:ins w:id="342" w:author="János Dusa" w:date="2022-05-29T19:46:00Z">
        <w:r w:rsidR="00415A0A">
          <w:t>-e</w:t>
        </w:r>
      </w:ins>
      <w:r w:rsidR="00031697">
        <w:t xml:space="preserve"> el.</w:t>
      </w:r>
      <w:r w:rsidR="00905E18">
        <w:t xml:space="preserve"> </w:t>
      </w:r>
      <w:r w:rsidR="00031697">
        <w:t xml:space="preserve">Ez </w:t>
      </w:r>
      <w:del w:id="343" w:author="János Dusa" w:date="2022-05-29T19:51:00Z">
        <w:r w:rsidR="00031697" w:rsidDel="00137009">
          <w:delText>tovább erősíti</w:delText>
        </w:r>
      </w:del>
      <w:ins w:id="344" w:author="János Dusa" w:date="2022-05-29T19:51:00Z">
        <w:r w:rsidR="00137009">
          <w:t>meg</w:t>
        </w:r>
      </w:ins>
      <w:ins w:id="345" w:author="János Dusa" w:date="2022-05-29T19:52:00Z">
        <w:r w:rsidR="00137009">
          <w:t>növeli</w:t>
        </w:r>
      </w:ins>
      <w:r w:rsidR="00031697">
        <w:t xml:space="preserve"> a robot instabilitását. Minden </w:t>
      </w:r>
      <w:del w:id="346" w:author="János Dusa" w:date="2022-05-29T19:52:00Z">
        <w:r w:rsidR="00031697" w:rsidDel="00137009">
          <w:delText>el</w:delText>
        </w:r>
        <w:r w:rsidR="00EF6CD0" w:rsidDel="00137009">
          <w:delText>ő</w:delText>
        </w:r>
        <w:r w:rsidR="00031697" w:rsidDel="00137009">
          <w:delText xml:space="preserve">bb </w:delText>
        </w:r>
      </w:del>
      <w:ins w:id="347" w:author="János Dusa" w:date="2022-05-29T19:52:00Z">
        <w:r w:rsidR="00137009">
          <w:t>előzőekben</w:t>
        </w:r>
        <w:r w:rsidR="00137009">
          <w:t xml:space="preserve"> </w:t>
        </w:r>
      </w:ins>
      <w:r w:rsidR="00031697">
        <w:t xml:space="preserve">említett hiányosság ellenére a </w:t>
      </w:r>
      <w:r w:rsidR="00905E18">
        <w:t xml:space="preserve">robot </w:t>
      </w:r>
      <w:ins w:id="348" w:author="János Dusa" w:date="2022-05-29T19:52:00Z">
        <w:r w:rsidR="00137009">
          <w:t xml:space="preserve">mégis </w:t>
        </w:r>
      </w:ins>
      <w:r w:rsidR="00905E18">
        <w:t>teljes mértékben képes bármilyen irányú mozgás megvalósítására</w:t>
      </w:r>
      <w:r w:rsidR="00196509">
        <w:t>. A robot</w:t>
      </w:r>
      <w:ins w:id="349" w:author="János Dusa" w:date="2022-05-29T19:52:00Z">
        <w:r w:rsidR="00137009">
          <w:t xml:space="preserve"> az</w:t>
        </w:r>
      </w:ins>
      <w:r w:rsidR="00196509">
        <w:t xml:space="preserve"> orientációjának megváltoztatására is képes, ugyanakkor ez a funkció nem működik </w:t>
      </w:r>
      <w:r w:rsidR="00752669">
        <w:t>olyan jól, mint az általános mozgásért felelős rész. A lábak lépési sorrendjének kiválasztásakor</w:t>
      </w:r>
      <w:ins w:id="350" w:author="János Dusa" w:date="2022-05-29T19:53:00Z">
        <w:r w:rsidR="00137009">
          <w:t xml:space="preserve"> -</w:t>
        </w:r>
      </w:ins>
      <w:del w:id="351" w:author="János Dusa" w:date="2022-05-29T19:53:00Z">
        <w:r w:rsidR="001C0586" w:rsidDel="00137009">
          <w:delText>,</w:delText>
        </w:r>
      </w:del>
      <w:r w:rsidR="001C0586">
        <w:t xml:space="preserve"> a folyamatos forgás miatt</w:t>
      </w:r>
      <w:ins w:id="352" w:author="János Dusa" w:date="2022-05-29T19:53:00Z">
        <w:r w:rsidR="00137009">
          <w:t xml:space="preserve"> -</w:t>
        </w:r>
      </w:ins>
      <w:del w:id="353" w:author="János Dusa" w:date="2022-05-29T19:53:00Z">
        <w:r w:rsidR="001C0586" w:rsidDel="00137009">
          <w:delText>,</w:delText>
        </w:r>
      </w:del>
      <w:r w:rsidR="001C0586">
        <w:t xml:space="preserve"> néha kétszer ugyanazzal a </w:t>
      </w:r>
      <w:del w:id="354" w:author="János Dusa" w:date="2022-05-29T19:53:00Z">
        <w:r w:rsidR="001C0586" w:rsidDel="00137009">
          <w:delText>láb párral</w:delText>
        </w:r>
      </w:del>
      <w:ins w:id="355" w:author="János Dusa" w:date="2022-05-29T19:53:00Z">
        <w:r w:rsidR="00137009">
          <w:t>lábpárral</w:t>
        </w:r>
      </w:ins>
      <w:r w:rsidR="001C0586">
        <w:t xml:space="preserve"> lép, emiatt a mási két láb lemarad</w:t>
      </w:r>
      <w:r w:rsidR="000C4EFA">
        <w:t>, ezért egy mozgás</w:t>
      </w:r>
      <w:ins w:id="356" w:author="János Dusa" w:date="2022-05-29T19:53:00Z">
        <w:r w:rsidR="00137009">
          <w:t>i</w:t>
        </w:r>
      </w:ins>
      <w:r w:rsidR="000C4EFA">
        <w:t xml:space="preserve"> parancs kiadásával csak kisebb szöget tud fordulni a robot.</w:t>
      </w:r>
    </w:p>
    <w:p w14:paraId="0964A9DF" w14:textId="6ADADB83" w:rsidR="006A3623" w:rsidRDefault="006A3623" w:rsidP="006A3623">
      <w:commentRangeStart w:id="357"/>
      <w:r>
        <w:t>Végül a robot képes volt ROS interfészen keresztül mozgási parancsokat fogadni és végrehajtani. Így a robot irányíthatóvá vált ROS platformon keresztül.</w:t>
      </w:r>
      <w:commentRangeEnd w:id="357"/>
      <w:r w:rsidR="00B9555D">
        <w:rPr>
          <w:rStyle w:val="Jegyzethivatkozs"/>
        </w:rPr>
        <w:commentReference w:id="357"/>
      </w:r>
    </w:p>
    <w:p w14:paraId="6716C504" w14:textId="1597A2EB" w:rsidR="00196509" w:rsidRDefault="00290E33" w:rsidP="00290E33">
      <w:pPr>
        <w:pStyle w:val="Cmsor2"/>
        <w:rPr>
          <w:ins w:id="358" w:author="János Dusa" w:date="2022-05-29T21:21:00Z"/>
        </w:rPr>
      </w:pPr>
      <w:r>
        <w:t>Fejlesztési lehetőségek</w:t>
      </w:r>
    </w:p>
    <w:p w14:paraId="3F599730" w14:textId="4706BDA1" w:rsidR="003F196D" w:rsidRDefault="000B7375" w:rsidP="003F196D">
      <w:pPr>
        <w:rPr>
          <w:ins w:id="359" w:author="János Dusa" w:date="2022-05-29T21:21:00Z"/>
        </w:rPr>
      </w:pPr>
      <w:ins w:id="360" w:author="János Dusa" w:date="2022-05-29T21:23:00Z">
        <w:r>
          <w:t>Ú</w:t>
        </w:r>
      </w:ins>
      <w:ins w:id="361" w:author="János Dusa" w:date="2022-05-29T21:21:00Z">
        <w:r w:rsidR="003F196D">
          <w:t xml:space="preserve">gy </w:t>
        </w:r>
      </w:ins>
      <w:ins w:id="362" w:author="János Dusa" w:date="2022-05-29T21:22:00Z">
        <w:r>
          <w:t>vélem,</w:t>
        </w:r>
      </w:ins>
      <w:ins w:id="363" w:author="János Dusa" w:date="2022-05-29T21:21:00Z">
        <w:r w:rsidR="003F196D">
          <w:t xml:space="preserve"> </w:t>
        </w:r>
      </w:ins>
      <w:ins w:id="364" w:author="János Dusa" w:date="2022-05-29T21:23:00Z">
        <w:r>
          <w:t xml:space="preserve">hogy </w:t>
        </w:r>
      </w:ins>
      <w:ins w:id="365" w:author="János Dusa" w:date="2022-05-29T21:21:00Z">
        <w:r w:rsidR="003F196D">
          <w:t>a munkám a pókszerű robottal egy kerek egészet alkot</w:t>
        </w:r>
      </w:ins>
      <w:ins w:id="366" w:author="János Dusa" w:date="2022-05-29T21:23:00Z">
        <w:r>
          <w:t>, ám emellett</w:t>
        </w:r>
      </w:ins>
      <w:ins w:id="367" w:author="János Dusa" w:date="2022-05-29T21:21:00Z">
        <w:r w:rsidR="003F196D">
          <w:t xml:space="preserve"> </w:t>
        </w:r>
      </w:ins>
      <w:ins w:id="368" w:author="János Dusa" w:date="2022-05-29T21:23:00Z">
        <w:r>
          <w:t>számos</w:t>
        </w:r>
      </w:ins>
      <w:ins w:id="369" w:author="János Dusa" w:date="2022-05-29T21:21:00Z">
        <w:r w:rsidR="003F196D">
          <w:t xml:space="preserve"> továbbfejlesztési lehetőség </w:t>
        </w:r>
      </w:ins>
      <w:ins w:id="370" w:author="János Dusa" w:date="2022-05-29T21:25:00Z">
        <w:r w:rsidR="003F1F34">
          <w:t>adódik</w:t>
        </w:r>
      </w:ins>
      <w:ins w:id="371" w:author="János Dusa" w:date="2022-05-29T21:21:00Z">
        <w:r w:rsidR="003F196D">
          <w:t xml:space="preserve">. A robot járási modellje </w:t>
        </w:r>
      </w:ins>
      <w:ins w:id="372" w:author="János Dusa" w:date="2022-05-29T21:25:00Z">
        <w:r w:rsidR="003F1F34">
          <w:t>korántsem</w:t>
        </w:r>
      </w:ins>
      <w:ins w:id="373" w:author="János Dusa" w:date="2022-05-29T21:21:00Z">
        <w:r w:rsidR="003F196D">
          <w:t xml:space="preserve"> tökéletes. </w:t>
        </w:r>
      </w:ins>
      <w:ins w:id="374" w:author="János Dusa" w:date="2022-05-29T21:26:00Z">
        <w:r w:rsidR="003F1F34">
          <w:t>Célszerű lenne megvizsgálni a stabilabb járást biztosító mozg</w:t>
        </w:r>
      </w:ins>
      <w:ins w:id="375" w:author="János Dusa" w:date="2022-05-29T21:27:00Z">
        <w:r w:rsidR="003F1F34">
          <w:t xml:space="preserve">ási </w:t>
        </w:r>
        <w:r w:rsidR="003F1F34">
          <w:lastRenderedPageBreak/>
          <w:t>algoritmusokat</w:t>
        </w:r>
      </w:ins>
      <w:ins w:id="376" w:author="János Dusa" w:date="2022-05-29T21:30:00Z">
        <w:r w:rsidR="00725A84">
          <w:t xml:space="preserve"> és azok implementálhatóságát</w:t>
        </w:r>
      </w:ins>
      <w:ins w:id="377" w:author="János Dusa" w:date="2022-05-29T21:21:00Z">
        <w:r w:rsidR="003F196D">
          <w:t>, valamint a forgó</w:t>
        </w:r>
      </w:ins>
      <w:ins w:id="378" w:author="János Dusa" w:date="2022-05-29T21:27:00Z">
        <w:r w:rsidR="003F1F34">
          <w:t>mozgást lehetővé</w:t>
        </w:r>
      </w:ins>
      <w:ins w:id="379" w:author="János Dusa" w:date="2022-05-29T21:30:00Z">
        <w:r w:rsidR="00725A84">
          <w:t xml:space="preserve"> </w:t>
        </w:r>
      </w:ins>
      <w:ins w:id="380" w:author="János Dusa" w:date="2022-05-29T21:31:00Z">
        <w:r w:rsidR="00725A84">
          <w:t>tevő</w:t>
        </w:r>
      </w:ins>
      <w:ins w:id="381" w:author="János Dusa" w:date="2022-05-29T21:28:00Z">
        <w:r w:rsidR="003F1F34">
          <w:t xml:space="preserve"> eljárás zökkenőmentese</w:t>
        </w:r>
      </w:ins>
      <w:ins w:id="382" w:author="János Dusa" w:date="2022-05-29T21:29:00Z">
        <w:r w:rsidR="003F1F34">
          <w:t xml:space="preserve">bbé </w:t>
        </w:r>
        <w:r w:rsidR="00725A84">
          <w:t>tétele is perspektivikus területnek tűnik</w:t>
        </w:r>
      </w:ins>
      <w:ins w:id="383" w:author="János Dusa" w:date="2022-05-29T21:21:00Z">
        <w:r w:rsidR="003F196D">
          <w:t xml:space="preserve">. </w:t>
        </w:r>
      </w:ins>
    </w:p>
    <w:p w14:paraId="6B09D0C5" w14:textId="58F6DA06" w:rsidR="003F196D" w:rsidRDefault="003F196D" w:rsidP="003F196D">
      <w:pPr>
        <w:rPr>
          <w:ins w:id="384" w:author="János Dusa" w:date="2022-05-29T21:21:00Z"/>
        </w:rPr>
      </w:pPr>
      <w:ins w:id="385" w:author="János Dusa" w:date="2022-05-29T21:21:00Z">
        <w:r>
          <w:t xml:space="preserve">A jobb ROS alapú vezérlés érdekében a teljes mozgást végrehajtó egységet érdemes úgy továbbfejleszteni, hogy az </w:t>
        </w:r>
      </w:ins>
      <w:ins w:id="386" w:author="János Dusa" w:date="2022-05-29T21:31:00Z">
        <w:r w:rsidR="00725A84">
          <w:t xml:space="preserve">a </w:t>
        </w:r>
      </w:ins>
      <w:ins w:id="387" w:author="János Dusa" w:date="2022-05-29T21:21:00Z">
        <w:r>
          <w:t xml:space="preserve">sebesség </w:t>
        </w:r>
      </w:ins>
      <w:ins w:id="388" w:author="János Dusa" w:date="2022-05-29T21:31:00Z">
        <w:r w:rsidR="00725A84">
          <w:t xml:space="preserve">és </w:t>
        </w:r>
      </w:ins>
      <w:ins w:id="389" w:author="János Dusa" w:date="2022-05-29T21:32:00Z">
        <w:r w:rsidR="00725A84">
          <w:t xml:space="preserve">a </w:t>
        </w:r>
      </w:ins>
      <w:ins w:id="390" w:author="János Dusa" w:date="2022-05-29T21:21:00Z">
        <w:r>
          <w:t>szögsebesség paraméterek fogadására legyen optimalizálva. Így a robot alkalmas lenne a ROS</w:t>
        </w:r>
      </w:ins>
      <w:ins w:id="391" w:author="János Dusa" w:date="2022-05-29T21:32:00Z">
        <w:r w:rsidR="00725A84">
          <w:t>-</w:t>
        </w:r>
      </w:ins>
      <w:ins w:id="392" w:author="János Dusa" w:date="2022-05-29T21:21:00Z">
        <w:r>
          <w:t xml:space="preserve">ba épített pályatervező programok integrálására. Jelenleg az új roboton csak annak mozgásának vezérlését teszteltem le a ROS platformon keresztül. Massár Lóránt Mátyás munkája ennél sokkal </w:t>
        </w:r>
      </w:ins>
      <w:ins w:id="393" w:author="János Dusa" w:date="2022-05-29T21:32:00Z">
        <w:r w:rsidR="00725A84">
          <w:t>szerteágazó</w:t>
        </w:r>
      </w:ins>
      <w:ins w:id="394" w:author="János Dusa" w:date="2022-05-29T21:33:00Z">
        <w:r w:rsidR="00725A84">
          <w:t>bb</w:t>
        </w:r>
      </w:ins>
      <w:ins w:id="395" w:author="János Dusa" w:date="2022-05-29T21:21:00Z">
        <w:r>
          <w:t xml:space="preserve"> volt, így az Ő munkájának letesztelésére, valamint továbbfejlesztésére is van lehetőség.</w:t>
        </w:r>
      </w:ins>
    </w:p>
    <w:p w14:paraId="729B0894" w14:textId="0C085C36" w:rsidR="003F196D" w:rsidRDefault="003F196D" w:rsidP="003F196D">
      <w:pPr>
        <w:rPr>
          <w:ins w:id="396" w:author="János Dusa" w:date="2022-05-29T21:21:00Z"/>
        </w:rPr>
      </w:pPr>
      <w:ins w:id="397" w:author="János Dusa" w:date="2022-05-29T21:21:00Z">
        <w:r>
          <w:t xml:space="preserve">A robot valamilyen </w:t>
        </w:r>
      </w:ins>
      <w:ins w:id="398" w:author="János Dusa" w:date="2022-05-29T21:34:00Z">
        <w:r w:rsidR="00725A84">
          <w:t>mélységérzékelésre</w:t>
        </w:r>
      </w:ins>
      <w:ins w:id="399" w:author="János Dusa" w:date="2022-05-29T21:21:00Z">
        <w:r>
          <w:t xml:space="preserve"> alkalmas szenzorral – akár kamerával – való felszerelés esetén alkalmas lenne az előtte lévő tér egynetlenségeinek pontos feltérképezéseire. Így </w:t>
        </w:r>
      </w:ins>
      <w:ins w:id="400" w:author="János Dusa" w:date="2022-05-29T21:34:00Z">
        <w:r w:rsidR="00902344">
          <w:t xml:space="preserve">a </w:t>
        </w:r>
      </w:ins>
      <w:ins w:id="401" w:author="János Dusa" w:date="2022-05-29T21:21:00Z">
        <w:r>
          <w:t xml:space="preserve">robot járási modelljét ki lehetne egészíteni </w:t>
        </w:r>
      </w:ins>
      <w:ins w:id="402" w:author="János Dusa" w:date="2022-05-29T21:34:00Z">
        <w:r w:rsidR="00902344">
          <w:t xml:space="preserve">a </w:t>
        </w:r>
      </w:ins>
      <w:ins w:id="403" w:author="János Dusa" w:date="2022-05-29T21:21:00Z">
        <w:r>
          <w:t>talaj egyenetlenségeinek kompenzálásával is.</w:t>
        </w:r>
      </w:ins>
    </w:p>
    <w:p w14:paraId="40A50F13" w14:textId="06E180D8" w:rsidR="003F196D" w:rsidRDefault="003F196D" w:rsidP="003F196D">
      <w:pPr>
        <w:rPr>
          <w:ins w:id="404" w:author="János Dusa" w:date="2022-05-29T21:21:00Z"/>
        </w:rPr>
      </w:pPr>
      <w:ins w:id="405" w:author="János Dusa" w:date="2022-05-29T21:21:00Z">
        <w:r>
          <w:t xml:space="preserve">A robot további szenzorral való felszerelése további fejlesztési lehetőségeket vet fel, mert </w:t>
        </w:r>
      </w:ins>
      <w:ins w:id="406" w:author="János Dusa" w:date="2022-05-29T21:35:00Z">
        <w:r w:rsidR="00902344">
          <w:t xml:space="preserve">a </w:t>
        </w:r>
      </w:ins>
      <w:ins w:id="407" w:author="János Dusa" w:date="2022-05-29T21:21:00Z">
        <w:r>
          <w:t xml:space="preserve">szenzorok bekötéséhez a robot elektronikáján is változtatni kell. Az általam használt új motorok képesek hat voltról működni, </w:t>
        </w:r>
      </w:ins>
      <w:ins w:id="408" w:author="János Dusa" w:date="2022-05-29T21:35:00Z">
        <w:r w:rsidR="00902344">
          <w:t>emiatt lényegesen</w:t>
        </w:r>
      </w:ins>
      <w:ins w:id="409" w:author="János Dusa" w:date="2022-05-29T21:21:00Z">
        <w:r>
          <w:t xml:space="preserve"> erősebbek</w:t>
        </w:r>
      </w:ins>
      <w:ins w:id="410" w:author="János Dusa" w:date="2022-05-29T21:35:00Z">
        <w:r w:rsidR="00902344">
          <w:t xml:space="preserve"> az elődeiknél</w:t>
        </w:r>
      </w:ins>
      <w:ins w:id="411" w:author="János Dusa" w:date="2022-05-29T21:21:00Z">
        <w:r>
          <w:t xml:space="preserve">. Így az elektronika </w:t>
        </w:r>
      </w:ins>
      <w:ins w:id="412" w:author="János Dusa" w:date="2022-05-29T21:36:00Z">
        <w:r w:rsidR="00902344">
          <w:t>újratervezése</w:t>
        </w:r>
      </w:ins>
      <w:ins w:id="413" w:author="János Dusa" w:date="2022-05-29T21:21:00Z">
        <w:r>
          <w:t xml:space="preserve"> esetén érdemes </w:t>
        </w:r>
      </w:ins>
      <w:ins w:id="414" w:author="János Dusa" w:date="2022-05-29T21:37:00Z">
        <w:r w:rsidR="00902344">
          <w:t xml:space="preserve">lenne </w:t>
        </w:r>
      </w:ins>
      <w:ins w:id="415" w:author="János Dusa" w:date="2022-05-29T21:21:00Z">
        <w:r>
          <w:t>erre is figyelni. Továbbá a robot mechanikailag</w:t>
        </w:r>
      </w:ins>
      <w:ins w:id="416" w:author="János Dusa" w:date="2022-05-29T21:37:00Z">
        <w:r w:rsidR="00902344">
          <w:t xml:space="preserve"> is</w:t>
        </w:r>
      </w:ins>
      <w:ins w:id="417" w:author="János Dusa" w:date="2022-05-29T21:21:00Z">
        <w:r>
          <w:t xml:space="preserve"> képes további két láb felszerelésére, azonban ezek felszereléséhez a teljes elektronikai </w:t>
        </w:r>
      </w:ins>
      <w:ins w:id="418" w:author="János Dusa" w:date="2022-05-29T21:37:00Z">
        <w:r w:rsidR="00902344">
          <w:t>újratervezés</w:t>
        </w:r>
      </w:ins>
      <w:ins w:id="419" w:author="János Dusa" w:date="2022-05-29T21:21:00Z">
        <w:r>
          <w:t xml:space="preserve"> szükséges, a mikrokontroller lecserélésével együtt, így ez igen távlati cél</w:t>
        </w:r>
      </w:ins>
      <w:ins w:id="420" w:author="János Dusa" w:date="2022-05-29T21:37:00Z">
        <w:r w:rsidR="00902344">
          <w:t xml:space="preserve"> lehetne</w:t>
        </w:r>
      </w:ins>
      <w:ins w:id="421" w:author="János Dusa" w:date="2022-05-29T21:21:00Z">
        <w:r>
          <w:t xml:space="preserve">. Hasonló bonyolultsággal rendelkező fejlesztési lehetőség </w:t>
        </w:r>
      </w:ins>
      <w:ins w:id="422" w:author="János Dusa" w:date="2022-05-29T21:38:00Z">
        <w:r w:rsidR="00902344">
          <w:t xml:space="preserve">a </w:t>
        </w:r>
      </w:ins>
      <w:ins w:id="423" w:author="János Dusa" w:date="2022-05-29T21:21:00Z">
        <w:r>
          <w:t>dinamikus mozgási algoritmus implementálása, mellyel akár egyszerre két lábát</w:t>
        </w:r>
      </w:ins>
      <w:ins w:id="424" w:author="János Dusa" w:date="2022-05-29T21:38:00Z">
        <w:r w:rsidR="00902344">
          <w:t xml:space="preserve"> is</w:t>
        </w:r>
      </w:ins>
      <w:ins w:id="425" w:author="János Dusa" w:date="2022-05-29T21:21:00Z">
        <w:r>
          <w:t xml:space="preserve"> felemelve tudna közlekedni a robot.</w:t>
        </w:r>
      </w:ins>
    </w:p>
    <w:p w14:paraId="7551D0E8" w14:textId="1C022D36" w:rsidR="003F196D" w:rsidRPr="003F196D" w:rsidRDefault="003F196D" w:rsidP="003F196D">
      <w:pPr>
        <w:pPrChange w:id="426" w:author="János Dusa" w:date="2022-05-29T21:21:00Z">
          <w:pPr>
            <w:pStyle w:val="Cmsor2"/>
          </w:pPr>
        </w:pPrChange>
      </w:pPr>
      <w:ins w:id="427" w:author="János Dusa" w:date="2022-05-29T21:21:00Z">
        <w:r>
          <w:t>Ahogyan korábban említettem</w:t>
        </w:r>
      </w:ins>
      <w:ins w:id="428" w:author="János Dusa" w:date="2022-05-29T21:38:00Z">
        <w:r w:rsidR="00902344">
          <w:t>,</w:t>
        </w:r>
      </w:ins>
      <w:ins w:id="429" w:author="János Dusa" w:date="2022-05-29T21:21:00Z">
        <w:r>
          <w:t xml:space="preserve"> </w:t>
        </w:r>
      </w:ins>
      <w:ins w:id="430" w:author="János Dusa" w:date="2022-05-29T21:38:00Z">
        <w:r w:rsidR="00902344">
          <w:t xml:space="preserve">még </w:t>
        </w:r>
      </w:ins>
      <w:ins w:id="431" w:author="János Dusa" w:date="2022-05-29T21:21:00Z">
        <w:r>
          <w:t>rengeteg továbbfejlesztési lehetőséggel rendelkezik a pókszerű robot. Pont ez az</w:t>
        </w:r>
      </w:ins>
      <w:ins w:id="432" w:author="János Dusa" w:date="2022-05-29T21:38:00Z">
        <w:r w:rsidR="00902344">
          <w:t>,</w:t>
        </w:r>
      </w:ins>
      <w:ins w:id="433" w:author="János Dusa" w:date="2022-05-29T21:21:00Z">
        <w:r>
          <w:t xml:space="preserve"> amiért </w:t>
        </w:r>
      </w:ins>
      <w:ins w:id="434" w:author="János Dusa" w:date="2022-05-29T21:40:00Z">
        <w:r w:rsidR="00E51815">
          <w:t xml:space="preserve">én is </w:t>
        </w:r>
      </w:ins>
      <w:ins w:id="435" w:author="János Dusa" w:date="2022-05-29T21:21:00Z">
        <w:r>
          <w:t xml:space="preserve">ennyire szerettem rajta dolgozni, </w:t>
        </w:r>
      </w:ins>
      <w:ins w:id="436" w:author="János Dusa" w:date="2022-05-29T21:40:00Z">
        <w:r w:rsidR="00E51815">
          <w:t xml:space="preserve">hiszen </w:t>
        </w:r>
      </w:ins>
      <w:ins w:id="437" w:author="János Dusa" w:date="2022-05-29T21:21:00Z">
        <w:r>
          <w:t>a szakmákon átívelő lehetőség</w:t>
        </w:r>
      </w:ins>
      <w:ins w:id="438" w:author="János Dusa" w:date="2022-05-29T21:39:00Z">
        <w:r w:rsidR="00E51815">
          <w:t>ek</w:t>
        </w:r>
      </w:ins>
      <w:ins w:id="439" w:author="János Dusa" w:date="2022-05-29T21:21:00Z">
        <w:r>
          <w:t xml:space="preserve"> kifogyhatatlan tárházában mindenki megtalál</w:t>
        </w:r>
      </w:ins>
      <w:ins w:id="440" w:author="János Dusa" w:date="2022-05-29T21:40:00Z">
        <w:r w:rsidR="00E51815">
          <w:t>hat</w:t>
        </w:r>
      </w:ins>
      <w:ins w:id="441" w:author="János Dusa" w:date="2022-05-29T21:21:00Z">
        <w:r>
          <w:t xml:space="preserve">ja a </w:t>
        </w:r>
      </w:ins>
      <w:ins w:id="442" w:author="János Dusa" w:date="2022-05-29T21:40:00Z">
        <w:r w:rsidR="00E51815">
          <w:t>számá</w:t>
        </w:r>
      </w:ins>
      <w:ins w:id="443" w:author="János Dusa" w:date="2022-05-29T21:41:00Z">
        <w:r w:rsidR="00E51815">
          <w:t>ra kihívást jelentő</w:t>
        </w:r>
      </w:ins>
      <w:ins w:id="444" w:author="János Dusa" w:date="2022-05-29T21:21:00Z">
        <w:r>
          <w:t xml:space="preserve"> feladatot.</w:t>
        </w:r>
      </w:ins>
    </w:p>
    <w:bookmarkStart w:id="445" w:name="_Toc104719522" w:displacedByCustomXml="next"/>
    <w:sdt>
      <w:sdtPr>
        <w:rPr>
          <w:rFonts w:cs="Times New Roman"/>
          <w:b w:val="0"/>
          <w:bCs w:val="0"/>
          <w:kern w:val="0"/>
          <w:sz w:val="24"/>
          <w:szCs w:val="24"/>
        </w:rPr>
        <w:id w:val="1622036989"/>
        <w:docPartObj>
          <w:docPartGallery w:val="Bibliographies"/>
          <w:docPartUnique/>
        </w:docPartObj>
      </w:sdtPr>
      <w:sdtEndPr/>
      <w:sdtContent>
        <w:p w14:paraId="66E4F42D" w14:textId="633F8E41" w:rsidR="009B2EED" w:rsidRDefault="009B2EED">
          <w:pPr>
            <w:pStyle w:val="Cmsor1"/>
          </w:pPr>
          <w:r>
            <w:t>Irodalomjegyzék</w:t>
          </w:r>
          <w:bookmarkEnd w:id="445"/>
        </w:p>
        <w:sdt>
          <w:sdtPr>
            <w:id w:val="111145805"/>
            <w:bibliography/>
          </w:sdtPr>
          <w:sdtEndPr/>
          <w:sdtContent>
            <w:p w14:paraId="3B947A7F" w14:textId="77777777" w:rsidR="002C14BC"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9"/>
              </w:tblGrid>
              <w:tr w:rsidR="002C14BC" w14:paraId="5F4EDE80" w14:textId="77777777">
                <w:trPr>
                  <w:divId w:val="1754889695"/>
                  <w:tblCellSpacing w:w="15" w:type="dxa"/>
                </w:trPr>
                <w:tc>
                  <w:tcPr>
                    <w:tcW w:w="50" w:type="pct"/>
                    <w:hideMark/>
                  </w:tcPr>
                  <w:p w14:paraId="79EBBF64" w14:textId="53DF60E1" w:rsidR="002C14BC" w:rsidRDefault="002C14BC">
                    <w:pPr>
                      <w:pStyle w:val="Irodalomjegyzk"/>
                    </w:pPr>
                    <w:r>
                      <w:t xml:space="preserve">[1] </w:t>
                    </w:r>
                  </w:p>
                </w:tc>
                <w:tc>
                  <w:tcPr>
                    <w:tcW w:w="0" w:type="auto"/>
                    <w:hideMark/>
                  </w:tcPr>
                  <w:p w14:paraId="641A4827" w14:textId="77777777" w:rsidR="002C14BC" w:rsidRDefault="002C14BC">
                    <w:pPr>
                      <w:pStyle w:val="Irodalomjegyzk"/>
                    </w:pPr>
                    <w:r>
                      <w:t>S. Komáromi, „Pókszerű, járó robot fejlesztése,” 2021.</w:t>
                    </w:r>
                  </w:p>
                </w:tc>
              </w:tr>
              <w:tr w:rsidR="002C14BC" w14:paraId="5A91D9E1" w14:textId="77777777">
                <w:trPr>
                  <w:divId w:val="1754889695"/>
                  <w:tblCellSpacing w:w="15" w:type="dxa"/>
                </w:trPr>
                <w:tc>
                  <w:tcPr>
                    <w:tcW w:w="50" w:type="pct"/>
                    <w:hideMark/>
                  </w:tcPr>
                  <w:p w14:paraId="6FBAC8A3" w14:textId="77777777" w:rsidR="002C14BC" w:rsidRDefault="002C14BC">
                    <w:pPr>
                      <w:pStyle w:val="Irodalomjegyzk"/>
                    </w:pPr>
                    <w:r>
                      <w:t xml:space="preserve">[2] </w:t>
                    </w:r>
                  </w:p>
                </w:tc>
                <w:tc>
                  <w:tcPr>
                    <w:tcW w:w="0" w:type="auto"/>
                    <w:hideMark/>
                  </w:tcPr>
                  <w:p w14:paraId="6BB003E2" w14:textId="77777777" w:rsidR="002C14BC" w:rsidRDefault="002C14BC">
                    <w:pPr>
                      <w:pStyle w:val="Irodalomjegyzk"/>
                    </w:pPr>
                    <w:r>
                      <w:t>ROS, „Robot Operating System,” [Online]. Available: https://www.ros.org/.</w:t>
                    </w:r>
                  </w:p>
                </w:tc>
              </w:tr>
              <w:tr w:rsidR="002C14BC" w14:paraId="3121B5CE" w14:textId="77777777">
                <w:trPr>
                  <w:divId w:val="1754889695"/>
                  <w:tblCellSpacing w:w="15" w:type="dxa"/>
                </w:trPr>
                <w:tc>
                  <w:tcPr>
                    <w:tcW w:w="50" w:type="pct"/>
                    <w:hideMark/>
                  </w:tcPr>
                  <w:p w14:paraId="2860726B" w14:textId="77777777" w:rsidR="002C14BC" w:rsidRDefault="002C14BC">
                    <w:pPr>
                      <w:pStyle w:val="Irodalomjegyzk"/>
                    </w:pPr>
                    <w:r>
                      <w:t xml:space="preserve">[3] </w:t>
                    </w:r>
                  </w:p>
                </w:tc>
                <w:tc>
                  <w:tcPr>
                    <w:tcW w:w="0" w:type="auto"/>
                    <w:hideMark/>
                  </w:tcPr>
                  <w:p w14:paraId="17123902" w14:textId="77777777" w:rsidR="002C14BC" w:rsidRDefault="002C14BC">
                    <w:pPr>
                      <w:pStyle w:val="Irodalomjegyzk"/>
                    </w:pPr>
                    <w:r>
                      <w:t>M. Babits, „Járó robot készítése,” 2018.</w:t>
                    </w:r>
                  </w:p>
                </w:tc>
              </w:tr>
              <w:tr w:rsidR="002C14BC" w14:paraId="05A4E751" w14:textId="77777777">
                <w:trPr>
                  <w:divId w:val="1754889695"/>
                  <w:tblCellSpacing w:w="15" w:type="dxa"/>
                </w:trPr>
                <w:tc>
                  <w:tcPr>
                    <w:tcW w:w="50" w:type="pct"/>
                    <w:hideMark/>
                  </w:tcPr>
                  <w:p w14:paraId="75485C86" w14:textId="77777777" w:rsidR="002C14BC" w:rsidRDefault="002C14BC">
                    <w:pPr>
                      <w:pStyle w:val="Irodalomjegyzk"/>
                    </w:pPr>
                    <w:r>
                      <w:t xml:space="preserve">[4] </w:t>
                    </w:r>
                  </w:p>
                </w:tc>
                <w:tc>
                  <w:tcPr>
                    <w:tcW w:w="0" w:type="auto"/>
                    <w:hideMark/>
                  </w:tcPr>
                  <w:p w14:paraId="741285D3" w14:textId="77777777" w:rsidR="002C14BC" w:rsidRDefault="002C14BC">
                    <w:pPr>
                      <w:pStyle w:val="Irodalomjegyzk"/>
                    </w:pPr>
                    <w:r>
                      <w:t>L. M. Massár, „Pókszerű, járó robot fejlesztése,” 2020.</w:t>
                    </w:r>
                  </w:p>
                </w:tc>
              </w:tr>
              <w:tr w:rsidR="002C14BC" w14:paraId="3994B5A7" w14:textId="77777777">
                <w:trPr>
                  <w:divId w:val="1754889695"/>
                  <w:tblCellSpacing w:w="15" w:type="dxa"/>
                </w:trPr>
                <w:tc>
                  <w:tcPr>
                    <w:tcW w:w="50" w:type="pct"/>
                    <w:hideMark/>
                  </w:tcPr>
                  <w:p w14:paraId="224AC50D" w14:textId="77777777" w:rsidR="002C14BC" w:rsidRDefault="002C14BC">
                    <w:pPr>
                      <w:pStyle w:val="Irodalomjegyzk"/>
                    </w:pPr>
                    <w:r>
                      <w:t xml:space="preserve">[5] </w:t>
                    </w:r>
                  </w:p>
                </w:tc>
                <w:tc>
                  <w:tcPr>
                    <w:tcW w:w="0" w:type="auto"/>
                    <w:hideMark/>
                  </w:tcPr>
                  <w:p w14:paraId="29764729" w14:textId="77777777" w:rsidR="002C14BC" w:rsidRDefault="002C14BC">
                    <w:pPr>
                      <w:pStyle w:val="Irodalomjegyzk"/>
                    </w:pPr>
                    <w:r>
                      <w:t>Wikipedia, „Lidar,” [Online]. Available: https://en.wikipedia.org/wiki/Lidar. [Hozzáférés dátuma: 25 05 2022].</w:t>
                    </w:r>
                  </w:p>
                </w:tc>
              </w:tr>
              <w:tr w:rsidR="002C14BC" w14:paraId="55C015EE" w14:textId="77777777">
                <w:trPr>
                  <w:divId w:val="1754889695"/>
                  <w:tblCellSpacing w:w="15" w:type="dxa"/>
                </w:trPr>
                <w:tc>
                  <w:tcPr>
                    <w:tcW w:w="50" w:type="pct"/>
                    <w:hideMark/>
                  </w:tcPr>
                  <w:p w14:paraId="1909A5A1" w14:textId="77777777" w:rsidR="002C14BC" w:rsidRDefault="002C14BC">
                    <w:pPr>
                      <w:pStyle w:val="Irodalomjegyzk"/>
                    </w:pPr>
                    <w:r>
                      <w:t xml:space="preserve">[6] </w:t>
                    </w:r>
                  </w:p>
                </w:tc>
                <w:tc>
                  <w:tcPr>
                    <w:tcW w:w="0" w:type="auto"/>
                    <w:hideMark/>
                  </w:tcPr>
                  <w:p w14:paraId="2223E2CA" w14:textId="77777777" w:rsidR="002C14BC" w:rsidRDefault="002C14BC">
                    <w:pPr>
                      <w:pStyle w:val="Irodalomjegyzk"/>
                    </w:pPr>
                    <w:r>
                      <w:t>Wikipedia, „Inertial measurement unit,” [Online]. Available: https://en.wikipedia.org/wiki/Inertial_measurement_unit. [Hozzáférés dátuma: 25 05 2022].</w:t>
                    </w:r>
                  </w:p>
                </w:tc>
              </w:tr>
              <w:tr w:rsidR="002C14BC" w14:paraId="74365235" w14:textId="77777777">
                <w:trPr>
                  <w:divId w:val="1754889695"/>
                  <w:tblCellSpacing w:w="15" w:type="dxa"/>
                </w:trPr>
                <w:tc>
                  <w:tcPr>
                    <w:tcW w:w="50" w:type="pct"/>
                    <w:hideMark/>
                  </w:tcPr>
                  <w:p w14:paraId="45162E4B" w14:textId="77777777" w:rsidR="002C14BC" w:rsidRDefault="002C14BC">
                    <w:pPr>
                      <w:pStyle w:val="Irodalomjegyzk"/>
                    </w:pPr>
                    <w:r>
                      <w:t xml:space="preserve">[7] </w:t>
                    </w:r>
                  </w:p>
                </w:tc>
                <w:tc>
                  <w:tcPr>
                    <w:tcW w:w="0" w:type="auto"/>
                    <w:hideMark/>
                  </w:tcPr>
                  <w:p w14:paraId="7EFABD1F" w14:textId="77777777" w:rsidR="002C14BC" w:rsidRDefault="002C14BC">
                    <w:pPr>
                      <w:pStyle w:val="Irodalomjegyzk"/>
                    </w:pPr>
                    <w:r>
                      <w:t>ROS, „ROS Serial,” 01 10 2018. [Online]. Available: http://wiki.ros.org/rosserial. [Hozzáférés dátuma: 26 05 2022].</w:t>
                    </w:r>
                  </w:p>
                </w:tc>
              </w:tr>
              <w:tr w:rsidR="002C14BC" w14:paraId="5BCFAFD3" w14:textId="77777777">
                <w:trPr>
                  <w:divId w:val="1754889695"/>
                  <w:tblCellSpacing w:w="15" w:type="dxa"/>
                </w:trPr>
                <w:tc>
                  <w:tcPr>
                    <w:tcW w:w="50" w:type="pct"/>
                    <w:hideMark/>
                  </w:tcPr>
                  <w:p w14:paraId="62FCB682" w14:textId="77777777" w:rsidR="002C14BC" w:rsidRDefault="002C14BC">
                    <w:pPr>
                      <w:pStyle w:val="Irodalomjegyzk"/>
                    </w:pPr>
                    <w:r>
                      <w:t xml:space="preserve">[8] </w:t>
                    </w:r>
                  </w:p>
                </w:tc>
                <w:tc>
                  <w:tcPr>
                    <w:tcW w:w="0" w:type="auto"/>
                    <w:hideMark/>
                  </w:tcPr>
                  <w:p w14:paraId="13F291CA" w14:textId="77777777" w:rsidR="002C14BC" w:rsidRDefault="002C14BC">
                    <w:pPr>
                      <w:pStyle w:val="Irodalomjegyzk"/>
                    </w:pPr>
                    <w:r>
                      <w:t>ROS, „RVIZ,” 16 05 2018. [Online]. Available: http://wiki.ros.org/rviz. [Hozzáférés dátuma: 26 05 2022].</w:t>
                    </w:r>
                  </w:p>
                </w:tc>
              </w:tr>
              <w:tr w:rsidR="002C14BC" w14:paraId="15C903DE" w14:textId="77777777">
                <w:trPr>
                  <w:divId w:val="1754889695"/>
                  <w:tblCellSpacing w:w="15" w:type="dxa"/>
                </w:trPr>
                <w:tc>
                  <w:tcPr>
                    <w:tcW w:w="50" w:type="pct"/>
                    <w:hideMark/>
                  </w:tcPr>
                  <w:p w14:paraId="49990965" w14:textId="77777777" w:rsidR="002C14BC" w:rsidRDefault="002C14BC">
                    <w:pPr>
                      <w:pStyle w:val="Irodalomjegyzk"/>
                    </w:pPr>
                    <w:r>
                      <w:t xml:space="preserve">[9] </w:t>
                    </w:r>
                  </w:p>
                </w:tc>
                <w:tc>
                  <w:tcPr>
                    <w:tcW w:w="0" w:type="auto"/>
                    <w:hideMark/>
                  </w:tcPr>
                  <w:p w14:paraId="0F0A3612" w14:textId="77777777" w:rsidR="002C14BC" w:rsidRDefault="002C14BC">
                    <w:pPr>
                      <w:pStyle w:val="Irodalomjegyzk"/>
                    </w:pPr>
                    <w:r>
                      <w:t>ROS, „Hector SLAM,” 14 04 2014. [Online]. Available: http://wiki.ros.org/hector_slam. [Hozzáférés dátuma: 26 05 2022].</w:t>
                    </w:r>
                  </w:p>
                </w:tc>
              </w:tr>
              <w:tr w:rsidR="002C14BC" w14:paraId="46F0CF46" w14:textId="77777777">
                <w:trPr>
                  <w:divId w:val="1754889695"/>
                  <w:tblCellSpacing w:w="15" w:type="dxa"/>
                </w:trPr>
                <w:tc>
                  <w:tcPr>
                    <w:tcW w:w="50" w:type="pct"/>
                    <w:hideMark/>
                  </w:tcPr>
                  <w:p w14:paraId="5BA61F62" w14:textId="77777777" w:rsidR="002C14BC" w:rsidRDefault="002C14BC">
                    <w:pPr>
                      <w:pStyle w:val="Irodalomjegyzk"/>
                    </w:pPr>
                    <w:r>
                      <w:t xml:space="preserve">[10] </w:t>
                    </w:r>
                  </w:p>
                </w:tc>
                <w:tc>
                  <w:tcPr>
                    <w:tcW w:w="0" w:type="auto"/>
                    <w:hideMark/>
                  </w:tcPr>
                  <w:p w14:paraId="0F0ED43D" w14:textId="77777777" w:rsidR="002C14BC" w:rsidRDefault="002C14BC">
                    <w:pPr>
                      <w:pStyle w:val="Irodalomjegyzk"/>
                    </w:pPr>
                    <w:r>
                      <w:t xml:space="preserve">M. Babits, „Direkt és inverz geometria,” in </w:t>
                    </w:r>
                    <w:r>
                      <w:rPr>
                        <w:i/>
                        <w:iCs/>
                      </w:rPr>
                      <w:t>Járó robot készítése</w:t>
                    </w:r>
                    <w:r>
                      <w:t>, 2018, pp. 6-9..</w:t>
                    </w:r>
                  </w:p>
                </w:tc>
              </w:tr>
              <w:tr w:rsidR="002C14BC" w14:paraId="6FA22C53" w14:textId="77777777">
                <w:trPr>
                  <w:divId w:val="1754889695"/>
                  <w:tblCellSpacing w:w="15" w:type="dxa"/>
                </w:trPr>
                <w:tc>
                  <w:tcPr>
                    <w:tcW w:w="50" w:type="pct"/>
                    <w:hideMark/>
                  </w:tcPr>
                  <w:p w14:paraId="1F4C833A" w14:textId="77777777" w:rsidR="002C14BC" w:rsidRDefault="002C14BC">
                    <w:pPr>
                      <w:pStyle w:val="Irodalomjegyzk"/>
                    </w:pPr>
                    <w:r>
                      <w:t xml:space="preserve">[11] </w:t>
                    </w:r>
                  </w:p>
                </w:tc>
                <w:tc>
                  <w:tcPr>
                    <w:tcW w:w="0" w:type="auto"/>
                    <w:hideMark/>
                  </w:tcPr>
                  <w:p w14:paraId="555316E5" w14:textId="77777777" w:rsidR="002C14BC" w:rsidRDefault="002C14BC">
                    <w:pPr>
                      <w:pStyle w:val="Irodalomjegyzk"/>
                    </w:pPr>
                    <w:r>
                      <w:t>Tappex, „Multisert brass threaded insert,” [Online]. Available: https://www.tappex.co.uk/products/brass-threaded-inserts/multisert. [Hozzáférés dátuma: 20 05 2022].</w:t>
                    </w:r>
                  </w:p>
                </w:tc>
              </w:tr>
              <w:tr w:rsidR="002C14BC" w14:paraId="7721D16B" w14:textId="77777777">
                <w:trPr>
                  <w:divId w:val="1754889695"/>
                  <w:tblCellSpacing w:w="15" w:type="dxa"/>
                </w:trPr>
                <w:tc>
                  <w:tcPr>
                    <w:tcW w:w="50" w:type="pct"/>
                    <w:hideMark/>
                  </w:tcPr>
                  <w:p w14:paraId="3B8B63E3" w14:textId="77777777" w:rsidR="002C14BC" w:rsidRDefault="002C14BC">
                    <w:pPr>
                      <w:pStyle w:val="Irodalomjegyzk"/>
                    </w:pPr>
                    <w:r>
                      <w:t xml:space="preserve">[12] </w:t>
                    </w:r>
                  </w:p>
                </w:tc>
                <w:tc>
                  <w:tcPr>
                    <w:tcW w:w="0" w:type="auto"/>
                    <w:hideMark/>
                  </w:tcPr>
                  <w:p w14:paraId="6D83DF7E" w14:textId="77777777" w:rsidR="002C14BC" w:rsidRDefault="002C14BC">
                    <w:pPr>
                      <w:pStyle w:val="Irodalomjegyzk"/>
                    </w:pPr>
                    <w:r>
                      <w:t xml:space="preserve">M. Babits, „Robot mozgása,” in </w:t>
                    </w:r>
                    <w:r>
                      <w:rPr>
                        <w:i/>
                        <w:iCs/>
                      </w:rPr>
                      <w:t>Járó robot készítése</w:t>
                    </w:r>
                    <w:r>
                      <w:t>, 2018, pp. 9-10..</w:t>
                    </w:r>
                  </w:p>
                </w:tc>
              </w:tr>
              <w:tr w:rsidR="002C14BC" w14:paraId="1689F337" w14:textId="77777777">
                <w:trPr>
                  <w:divId w:val="1754889695"/>
                  <w:tblCellSpacing w:w="15" w:type="dxa"/>
                </w:trPr>
                <w:tc>
                  <w:tcPr>
                    <w:tcW w:w="50" w:type="pct"/>
                    <w:hideMark/>
                  </w:tcPr>
                  <w:p w14:paraId="676BDE65" w14:textId="77777777" w:rsidR="002C14BC" w:rsidRDefault="002C14BC">
                    <w:pPr>
                      <w:pStyle w:val="Irodalomjegyzk"/>
                    </w:pPr>
                    <w:r>
                      <w:t xml:space="preserve">[13] </w:t>
                    </w:r>
                  </w:p>
                </w:tc>
                <w:tc>
                  <w:tcPr>
                    <w:tcW w:w="0" w:type="auto"/>
                    <w:hideMark/>
                  </w:tcPr>
                  <w:p w14:paraId="303FB184" w14:textId="77777777" w:rsidR="002C14BC" w:rsidRDefault="002C14BC">
                    <w:pPr>
                      <w:pStyle w:val="Irodalomjegyzk"/>
                    </w:pPr>
                    <w:r>
                      <w:t xml:space="preserve">M. Shugen, T. Takashi és W. Hideyuki, „Omnidirectional Static Walking of a Quadruped Robot,” in </w:t>
                    </w:r>
                    <w:r>
                      <w:rPr>
                        <w:i/>
                        <w:iCs/>
                      </w:rPr>
                      <w:t>IEEE Transactions on Robotics, 21:2</w:t>
                    </w:r>
                    <w:r>
                      <w:t>, IEEE, 2005, pp. 152-1612.</w:t>
                    </w:r>
                  </w:p>
                </w:tc>
              </w:tr>
              <w:tr w:rsidR="002C14BC" w14:paraId="2154F988" w14:textId="77777777">
                <w:trPr>
                  <w:divId w:val="1754889695"/>
                  <w:tblCellSpacing w:w="15" w:type="dxa"/>
                </w:trPr>
                <w:tc>
                  <w:tcPr>
                    <w:tcW w:w="50" w:type="pct"/>
                    <w:hideMark/>
                  </w:tcPr>
                  <w:p w14:paraId="45444BCA" w14:textId="77777777" w:rsidR="002C14BC" w:rsidRDefault="002C14BC">
                    <w:pPr>
                      <w:pStyle w:val="Irodalomjegyzk"/>
                    </w:pPr>
                    <w:r>
                      <w:lastRenderedPageBreak/>
                      <w:t xml:space="preserve">[14] </w:t>
                    </w:r>
                  </w:p>
                </w:tc>
                <w:tc>
                  <w:tcPr>
                    <w:tcW w:w="0" w:type="auto"/>
                    <w:hideMark/>
                  </w:tcPr>
                  <w:p w14:paraId="681C50CF" w14:textId="77777777" w:rsidR="002C14BC" w:rsidRDefault="002C14BC">
                    <w:pPr>
                      <w:pStyle w:val="Irodalomjegyzk"/>
                    </w:pPr>
                    <w:r>
                      <w:t>Savöx, „SH0255MG - Micro Digital Servo,” [Online]. Available: https://www.savoxusa.com/collections/micro-servos/products/savsh0255mg-micro-digital-mg-servo-13-54#technical-details. [Hozzáférés dátuma: 20 05 2022].</w:t>
                    </w:r>
                  </w:p>
                </w:tc>
              </w:tr>
              <w:tr w:rsidR="002C14BC" w14:paraId="228F932F" w14:textId="77777777">
                <w:trPr>
                  <w:divId w:val="1754889695"/>
                  <w:tblCellSpacing w:w="15" w:type="dxa"/>
                </w:trPr>
                <w:tc>
                  <w:tcPr>
                    <w:tcW w:w="50" w:type="pct"/>
                    <w:hideMark/>
                  </w:tcPr>
                  <w:p w14:paraId="53F59233" w14:textId="77777777" w:rsidR="002C14BC" w:rsidRDefault="002C14BC">
                    <w:pPr>
                      <w:pStyle w:val="Irodalomjegyzk"/>
                    </w:pPr>
                    <w:r>
                      <w:t xml:space="preserve">[15] </w:t>
                    </w:r>
                  </w:p>
                </w:tc>
                <w:tc>
                  <w:tcPr>
                    <w:tcW w:w="0" w:type="auto"/>
                    <w:hideMark/>
                  </w:tcPr>
                  <w:p w14:paraId="0EF6866C" w14:textId="77777777" w:rsidR="002C14BC" w:rsidRDefault="002C14BC">
                    <w:pPr>
                      <w:pStyle w:val="Irodalomjegyzk"/>
                    </w:pPr>
                    <w:r>
                      <w:t xml:space="preserve">H. Shiego, F. Yasushi és K. Hidekazu, „The gait control system of a quadruped walking vehicle,” in </w:t>
                    </w:r>
                    <w:r>
                      <w:rPr>
                        <w:i/>
                        <w:iCs/>
                      </w:rPr>
                      <w:t>Avanced Robotics, 1:4</w:t>
                    </w:r>
                    <w:r>
                      <w:t>, Online, Taylor &amp; Francis, 1986, pp. 289-323..</w:t>
                    </w:r>
                  </w:p>
                </w:tc>
              </w:tr>
              <w:tr w:rsidR="002C14BC" w14:paraId="66E195FE" w14:textId="77777777">
                <w:trPr>
                  <w:divId w:val="1754889695"/>
                  <w:tblCellSpacing w:w="15" w:type="dxa"/>
                </w:trPr>
                <w:tc>
                  <w:tcPr>
                    <w:tcW w:w="50" w:type="pct"/>
                    <w:hideMark/>
                  </w:tcPr>
                  <w:p w14:paraId="790E4385" w14:textId="77777777" w:rsidR="002C14BC" w:rsidRDefault="002C14BC">
                    <w:pPr>
                      <w:pStyle w:val="Irodalomjegyzk"/>
                    </w:pPr>
                    <w:r>
                      <w:t xml:space="preserve">[16] </w:t>
                    </w:r>
                  </w:p>
                </w:tc>
                <w:tc>
                  <w:tcPr>
                    <w:tcW w:w="0" w:type="auto"/>
                    <w:hideMark/>
                  </w:tcPr>
                  <w:p w14:paraId="3341302A" w14:textId="77777777" w:rsidR="002C14BC" w:rsidRDefault="002C14BC">
                    <w:pPr>
                      <w:pStyle w:val="Irodalomjegyzk"/>
                    </w:pPr>
                    <w:r>
                      <w:t xml:space="preserve">M. Babits, „Szimulátor,” in </w:t>
                    </w:r>
                    <w:r>
                      <w:rPr>
                        <w:i/>
                        <w:iCs/>
                      </w:rPr>
                      <w:t>Járó robot készítése</w:t>
                    </w:r>
                    <w:r>
                      <w:t>, 2018, pp. 14-15..</w:t>
                    </w:r>
                  </w:p>
                </w:tc>
              </w:tr>
              <w:tr w:rsidR="002C14BC" w14:paraId="4C3F6F99" w14:textId="77777777">
                <w:trPr>
                  <w:divId w:val="1754889695"/>
                  <w:tblCellSpacing w:w="15" w:type="dxa"/>
                </w:trPr>
                <w:tc>
                  <w:tcPr>
                    <w:tcW w:w="50" w:type="pct"/>
                    <w:hideMark/>
                  </w:tcPr>
                  <w:p w14:paraId="77443033" w14:textId="77777777" w:rsidR="002C14BC" w:rsidRDefault="002C14BC">
                    <w:pPr>
                      <w:pStyle w:val="Irodalomjegyzk"/>
                    </w:pPr>
                    <w:r>
                      <w:t xml:space="preserve">[17] </w:t>
                    </w:r>
                  </w:p>
                </w:tc>
                <w:tc>
                  <w:tcPr>
                    <w:tcW w:w="0" w:type="auto"/>
                    <w:hideMark/>
                  </w:tcPr>
                  <w:p w14:paraId="0DFA0932" w14:textId="77777777" w:rsidR="002C14BC" w:rsidRDefault="002C14BC">
                    <w:pPr>
                      <w:pStyle w:val="Irodalomjegyzk"/>
                    </w:pPr>
                    <w:r>
                      <w:t xml:space="preserve">M. Babits, „Áttérés fizikai robotra,” in </w:t>
                    </w:r>
                    <w:r>
                      <w:rPr>
                        <w:i/>
                        <w:iCs/>
                      </w:rPr>
                      <w:t>Járó robot készítése</w:t>
                    </w:r>
                    <w:r>
                      <w:t>, 2018, p. 15..</w:t>
                    </w:r>
                  </w:p>
                </w:tc>
              </w:tr>
              <w:tr w:rsidR="002C14BC" w14:paraId="2B4139BF" w14:textId="77777777">
                <w:trPr>
                  <w:divId w:val="1754889695"/>
                  <w:tblCellSpacing w:w="15" w:type="dxa"/>
                </w:trPr>
                <w:tc>
                  <w:tcPr>
                    <w:tcW w:w="50" w:type="pct"/>
                    <w:hideMark/>
                  </w:tcPr>
                  <w:p w14:paraId="38A90F68" w14:textId="77777777" w:rsidR="002C14BC" w:rsidRDefault="002C14BC">
                    <w:pPr>
                      <w:pStyle w:val="Irodalomjegyzk"/>
                    </w:pPr>
                    <w:r>
                      <w:t xml:space="preserve">[18] </w:t>
                    </w:r>
                  </w:p>
                </w:tc>
                <w:tc>
                  <w:tcPr>
                    <w:tcW w:w="0" w:type="auto"/>
                    <w:hideMark/>
                  </w:tcPr>
                  <w:p w14:paraId="48C0E5EB" w14:textId="77777777" w:rsidR="002C14BC" w:rsidRDefault="002C14BC">
                    <w:pPr>
                      <w:pStyle w:val="Irodalomjegyzk"/>
                    </w:pPr>
                    <w:r>
                      <w:t>Sparkfun, „Servos Explaned,” [Online]. Available: https://www.sparkfun.com/servos#types-of-servos. [Hozzáférés dátuma: 28 05 2022].</w:t>
                    </w:r>
                  </w:p>
                </w:tc>
              </w:tr>
              <w:tr w:rsidR="002C14BC" w14:paraId="50004FBE" w14:textId="77777777">
                <w:trPr>
                  <w:divId w:val="1754889695"/>
                  <w:tblCellSpacing w:w="15" w:type="dxa"/>
                </w:trPr>
                <w:tc>
                  <w:tcPr>
                    <w:tcW w:w="50" w:type="pct"/>
                    <w:hideMark/>
                  </w:tcPr>
                  <w:p w14:paraId="005111E8" w14:textId="77777777" w:rsidR="002C14BC" w:rsidRDefault="002C14BC">
                    <w:pPr>
                      <w:pStyle w:val="Irodalomjegyzk"/>
                    </w:pPr>
                    <w:r>
                      <w:t xml:space="preserve">[19] </w:t>
                    </w:r>
                  </w:p>
                </w:tc>
                <w:tc>
                  <w:tcPr>
                    <w:tcW w:w="0" w:type="auto"/>
                    <w:hideMark/>
                  </w:tcPr>
                  <w:p w14:paraId="4128A9A1" w14:textId="77777777" w:rsidR="002C14BC" w:rsidRDefault="002C14BC">
                    <w:pPr>
                      <w:pStyle w:val="Irodalomjegyzk"/>
                    </w:pPr>
                    <w:r>
                      <w:t>ROS, „Base local planner,” 04 04 2019. [Online]. Available: http://wiki.ros.org/base_local_planner. [Hozzáférés dátuma: 28 05 2022].</w:t>
                    </w:r>
                  </w:p>
                </w:tc>
              </w:tr>
              <w:tr w:rsidR="002C14BC" w14:paraId="39B2F913" w14:textId="77777777">
                <w:trPr>
                  <w:divId w:val="1754889695"/>
                  <w:tblCellSpacing w:w="15" w:type="dxa"/>
                </w:trPr>
                <w:tc>
                  <w:tcPr>
                    <w:tcW w:w="50" w:type="pct"/>
                    <w:hideMark/>
                  </w:tcPr>
                  <w:p w14:paraId="37001479" w14:textId="77777777" w:rsidR="002C14BC" w:rsidRDefault="002C14BC">
                    <w:pPr>
                      <w:pStyle w:val="Irodalomjegyzk"/>
                    </w:pPr>
                    <w:r>
                      <w:t xml:space="preserve">[20] </w:t>
                    </w:r>
                  </w:p>
                </w:tc>
                <w:tc>
                  <w:tcPr>
                    <w:tcW w:w="0" w:type="auto"/>
                    <w:hideMark/>
                  </w:tcPr>
                  <w:p w14:paraId="191E47BE" w14:textId="77777777" w:rsidR="002C14BC" w:rsidRDefault="002C14BC">
                    <w:pPr>
                      <w:pStyle w:val="Irodalomjegyzk"/>
                    </w:pPr>
                    <w:r>
                      <w:t>ROS, „geometry_msgs/Pose Message,” 02 03 2022. [Online]. Available: http://docs.ros.org/en/api/geometry_msgs/html/msg/Pose.html. [Hozzáférés dátuma: 25 05 2022].</w:t>
                    </w:r>
                  </w:p>
                </w:tc>
              </w:tr>
              <w:tr w:rsidR="002C14BC" w14:paraId="0BCAA55D" w14:textId="77777777">
                <w:trPr>
                  <w:divId w:val="1754889695"/>
                  <w:tblCellSpacing w:w="15" w:type="dxa"/>
                </w:trPr>
                <w:tc>
                  <w:tcPr>
                    <w:tcW w:w="50" w:type="pct"/>
                    <w:hideMark/>
                  </w:tcPr>
                  <w:p w14:paraId="220A1875" w14:textId="77777777" w:rsidR="002C14BC" w:rsidRDefault="002C14BC">
                    <w:pPr>
                      <w:pStyle w:val="Irodalomjegyzk"/>
                    </w:pPr>
                    <w:r>
                      <w:t xml:space="preserve">[21] </w:t>
                    </w:r>
                  </w:p>
                </w:tc>
                <w:tc>
                  <w:tcPr>
                    <w:tcW w:w="0" w:type="auto"/>
                    <w:hideMark/>
                  </w:tcPr>
                  <w:p w14:paraId="78591013" w14:textId="77777777" w:rsidR="002C14BC" w:rsidRDefault="002C14BC">
                    <w:pPr>
                      <w:pStyle w:val="Irodalomjegyzk"/>
                    </w:pPr>
                    <w:r>
                      <w:t xml:space="preserve">Y. Jung-Min, „Crab walking of quadruped robots with a locked joint failure,” in </w:t>
                    </w:r>
                    <w:r>
                      <w:rPr>
                        <w:i/>
                        <w:iCs/>
                      </w:rPr>
                      <w:t>Advanced Robotics, 17:9</w:t>
                    </w:r>
                    <w:r>
                      <w:t>, Online, Taylor and Francis, 2003, pp. 863-878..</w:t>
                    </w:r>
                  </w:p>
                </w:tc>
              </w:tr>
            </w:tbl>
            <w:p w14:paraId="78368905" w14:textId="77777777" w:rsidR="002C14BC" w:rsidRDefault="002C14BC">
              <w:pPr>
                <w:divId w:val="1754889695"/>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sectPr w:rsidR="009B2EED" w:rsidRPr="009B2EED" w:rsidSect="00D23BFC">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Bence Kővári" w:date="2015-10-19T10:54:00Z" w:initials="KB">
    <w:p w14:paraId="5F6EDECA" w14:textId="77777777" w:rsidR="009B2EED" w:rsidRDefault="009B2EED">
      <w:pPr>
        <w:pStyle w:val="Jegyzetszveg"/>
      </w:pPr>
      <w:r>
        <w:rPr>
          <w:rStyle w:val="Jegyzethivatkozs"/>
        </w:rPr>
        <w:annotationRef/>
      </w:r>
      <w:r>
        <w:t>konzulens(ek) nevei</w:t>
      </w:r>
    </w:p>
  </w:comment>
  <w:comment w:id="2" w:author="Bence Kővári" w:date="2015-10-19T10:50:00Z" w:initials="KB">
    <w:p w14:paraId="3497861D" w14:textId="77777777" w:rsidR="009B2EED" w:rsidRDefault="009B2EED">
      <w:pPr>
        <w:pStyle w:val="Jegyzetszveg"/>
      </w:pPr>
      <w:r>
        <w:rPr>
          <w:rStyle w:val="Jegyzethivatkozs"/>
        </w:rPr>
        <w:annotationRef/>
      </w:r>
      <w:r>
        <w:t>Csak az egyiket hagyd a szövegben</w:t>
      </w:r>
    </w:p>
    <w:p w14:paraId="3400C567" w14:textId="77777777" w:rsidR="009B2EED" w:rsidRDefault="009B2EED">
      <w:pPr>
        <w:pStyle w:val="Jegyzetszveg"/>
      </w:pPr>
      <w:r>
        <w:t>BSc: szakdolgozatot</w:t>
      </w:r>
    </w:p>
    <w:p w14:paraId="1CA1C31B" w14:textId="77777777" w:rsidR="009B2EED" w:rsidRDefault="009B2EED">
      <w:pPr>
        <w:pStyle w:val="Jegyzetszveg"/>
      </w:pPr>
      <w:r>
        <w:t>MSc: diplomatervet</w:t>
      </w:r>
    </w:p>
  </w:comment>
  <w:comment w:id="3" w:author="Bence Kővári" w:date="2015-10-19T10:52:00Z" w:initials="KB">
    <w:p w14:paraId="04C6AF9D" w14:textId="77777777" w:rsidR="009B2EED" w:rsidRDefault="009B2EED">
      <w:pPr>
        <w:pStyle w:val="Jegyzetszveg"/>
      </w:pPr>
      <w:r>
        <w:rPr>
          <w:rStyle w:val="Jegyzethivatkozs"/>
        </w:rPr>
        <w:annotationRef/>
      </w:r>
      <w:r>
        <w:t>Ne felejtsd le frissíteni</w:t>
      </w:r>
    </w:p>
  </w:comment>
  <w:comment w:id="44" w:author="Sándor Komáromi" w:date="2022-05-21T16:27:00Z" w:initials="SK">
    <w:p w14:paraId="41BB9C50" w14:textId="77777777" w:rsidR="00316047" w:rsidRDefault="00316047" w:rsidP="00316047">
      <w:pPr>
        <w:pStyle w:val="Jegyzetszveg"/>
      </w:pPr>
      <w:r>
        <w:rPr>
          <w:rStyle w:val="Jegyzethivatkozs"/>
        </w:rPr>
        <w:annotationRef/>
      </w:r>
      <w:r>
        <w:t>Ide lehet érdemes betenni egy képet a kész robotról</w:t>
      </w:r>
    </w:p>
  </w:comment>
  <w:comment w:id="45" w:author="Nagy Ákos" w:date="2022-05-24T09:46:00Z" w:initials="NÁ">
    <w:p w14:paraId="556872F1" w14:textId="77777777" w:rsidR="00316047" w:rsidRDefault="00316047" w:rsidP="00316047">
      <w:pPr>
        <w:pStyle w:val="Jegyzetszveg"/>
      </w:pPr>
      <w:r>
        <w:rPr>
          <w:rStyle w:val="Jegyzethivatkozs"/>
        </w:rPr>
        <w:annotationRef/>
      </w:r>
      <w:r>
        <w:t>Jó ötlet!</w:t>
      </w:r>
    </w:p>
  </w:comment>
  <w:comment w:id="53" w:author="Nagy Ákos" w:date="2022-05-24T09:53:00Z" w:initials="NÁ">
    <w:p w14:paraId="7AB70D2D" w14:textId="77777777" w:rsidR="00ED366D" w:rsidRDefault="00ED366D" w:rsidP="00ED366D">
      <w:pPr>
        <w:pStyle w:val="Jegyzetszveg"/>
      </w:pPr>
      <w:r>
        <w:rPr>
          <w:rStyle w:val="Jegyzethivatkozs"/>
        </w:rPr>
        <w:annotationRef/>
      </w:r>
      <w:r>
        <w:t xml:space="preserve">Szerencsés lenne ezt úgy leírni, hogy látszódjon, hogy ez a trafó miből, mit csinál. Pl x = M(q), ahol x az x,y,z világkoord., q pedig a csukló szögek, M pedig a nemlin. trafó. Ennek akár utánanézhetsz cikkekben is, itt egy pl. </w:t>
      </w:r>
      <w:r w:rsidRPr="003D46EA">
        <w:t>https://motion.cs.illinois.edu/RoboticSystems/InverseKinematics.html</w:t>
      </w:r>
    </w:p>
  </w:comment>
  <w:comment w:id="76" w:author="Sándor Komáromi" w:date="2022-05-28T11:05:00Z" w:initials="SK">
    <w:p w14:paraId="6FB6132B" w14:textId="525654CA" w:rsidR="007E09C3" w:rsidRDefault="007E09C3">
      <w:pPr>
        <w:pStyle w:val="Jegyzetszveg"/>
      </w:pPr>
      <w:r>
        <w:rPr>
          <w:rStyle w:val="Jegyzethivatkozs"/>
        </w:rPr>
        <w:annotationRef/>
      </w:r>
      <w:r>
        <w:t>Elmagyarázni és hivatkozni kéne.</w:t>
      </w:r>
    </w:p>
  </w:comment>
  <w:comment w:id="77" w:author="Sándor Komáromi" w:date="2022-05-27T17:13:00Z" w:initials="SK">
    <w:p w14:paraId="3794F779" w14:textId="15789540" w:rsidR="00B27EF8" w:rsidRDefault="00B27EF8">
      <w:pPr>
        <w:pStyle w:val="Jegyzetszveg"/>
      </w:pPr>
      <w:r>
        <w:rPr>
          <w:rStyle w:val="Jegyzethivatkozs"/>
        </w:rPr>
        <w:annotationRef/>
      </w:r>
      <w:r>
        <w:t>Le kell hivatkozni?</w:t>
      </w:r>
    </w:p>
  </w:comment>
  <w:comment w:id="84" w:author="Sándor Komáromi" w:date="2022-05-05T10:47:00Z" w:initials="SK">
    <w:p w14:paraId="75BFA377" w14:textId="77777777" w:rsidR="00EA104E" w:rsidRDefault="00EA104E" w:rsidP="00EA104E">
      <w:pPr>
        <w:pStyle w:val="Jegyzetszveg"/>
      </w:pPr>
      <w:r>
        <w:rPr>
          <w:rStyle w:val="Jegyzethivatkozs"/>
        </w:rPr>
        <w:annotationRef/>
      </w:r>
      <w:r>
        <w:t>Lehet ezt a részt újra kellene fogalmazni</w:t>
      </w:r>
    </w:p>
  </w:comment>
  <w:comment w:id="85" w:author="Sándor Komáromi" w:date="2022-05-28T11:24:00Z" w:initials="SK">
    <w:p w14:paraId="6FAB3A6D" w14:textId="6DB8EED3" w:rsidR="00626A26" w:rsidRDefault="00626A26">
      <w:pPr>
        <w:pStyle w:val="Jegyzetszveg"/>
      </w:pPr>
      <w:r>
        <w:rPr>
          <w:rStyle w:val="Jegyzethivatkozs"/>
        </w:rPr>
        <w:annotationRef/>
      </w:r>
      <w:r>
        <w:t>Ez jó így</w:t>
      </w:r>
    </w:p>
  </w:comment>
  <w:comment w:id="86" w:author="Sándor Komáromi" w:date="2022-05-29T16:29:00Z" w:initials="SK">
    <w:p w14:paraId="7B68D9F4" w14:textId="28AEF61E" w:rsidR="009B27F8" w:rsidRDefault="009B27F8">
      <w:pPr>
        <w:pStyle w:val="Jegyzetszveg"/>
      </w:pPr>
      <w:r>
        <w:rPr>
          <w:rStyle w:val="Jegyzethivatkozs"/>
        </w:rPr>
        <w:annotationRef/>
      </w:r>
      <w:r>
        <w:t>Behivatkozni a dolgokat</w:t>
      </w:r>
    </w:p>
  </w:comment>
  <w:comment w:id="111" w:author="Sándor Komáromi" w:date="2022-05-28T12:36:00Z" w:initials="SK">
    <w:p w14:paraId="2006B8D3" w14:textId="77777777" w:rsidR="008D0330" w:rsidRDefault="008D0330">
      <w:pPr>
        <w:pStyle w:val="Jegyzetszveg"/>
      </w:pPr>
      <w:r>
        <w:rPr>
          <w:rStyle w:val="Jegyzethivatkozs"/>
        </w:rPr>
        <w:annotationRef/>
      </w:r>
      <w:r>
        <w:t>Kitérek rá?</w:t>
      </w:r>
    </w:p>
    <w:p w14:paraId="482F412C" w14:textId="2F15D6D3" w:rsidR="008D0330" w:rsidRDefault="008D0330">
      <w:pPr>
        <w:pStyle w:val="Jegyzetszveg"/>
      </w:pPr>
      <w:r>
        <w:t>fejlesztés lehet a végére kéne tenni</w:t>
      </w:r>
    </w:p>
  </w:comment>
  <w:comment w:id="114" w:author="Sándor Komáromi" w:date="2022-05-05T15:02:00Z" w:initials="SK">
    <w:p w14:paraId="67DBCF29" w14:textId="2F429A0A" w:rsidR="00EA104E" w:rsidRDefault="00EA104E" w:rsidP="00EA104E">
      <w:pPr>
        <w:pStyle w:val="Jegyzetszveg"/>
      </w:pPr>
      <w:r>
        <w:rPr>
          <w:rStyle w:val="Jegyzethivatkozs"/>
        </w:rPr>
        <w:annotationRef/>
      </w:r>
      <w:r>
        <w:t>Esetlegesen hozzá tartozó kép beszúrása, vagy a paraméterek pontosítása</w:t>
      </w:r>
      <w:r w:rsidR="006B3907">
        <w:t xml:space="preserve"> lehivatkozni a kettő pont egy alapján és jó lesz</w:t>
      </w:r>
    </w:p>
  </w:comment>
  <w:comment w:id="138" w:author="János Dusa" w:date="2022-05-29T20:36:00Z" w:initials="JD">
    <w:p w14:paraId="19760F54" w14:textId="001371C2" w:rsidR="0081709F" w:rsidRDefault="0081709F">
      <w:pPr>
        <w:pStyle w:val="Jegyzetszveg"/>
      </w:pPr>
      <w:r>
        <w:rPr>
          <w:rStyle w:val="Jegyzethivatkozs"/>
        </w:rPr>
        <w:annotationRef/>
      </w:r>
      <w:r w:rsidR="00F17695">
        <w:rPr>
          <w:noProof/>
        </w:rPr>
        <w:t>14. ábra?</w:t>
      </w:r>
    </w:p>
  </w:comment>
  <w:comment w:id="176" w:author="Sándor Komáromi" w:date="2022-05-12T01:11:00Z" w:initials="SK">
    <w:p w14:paraId="100E6AC6" w14:textId="3956BF63" w:rsidR="00405EF6" w:rsidRDefault="00405EF6">
      <w:pPr>
        <w:pStyle w:val="Jegyzetszveg"/>
      </w:pPr>
      <w:r>
        <w:rPr>
          <w:rStyle w:val="Jegyzethivatkozs"/>
        </w:rPr>
        <w:annotationRef/>
      </w:r>
      <w:r>
        <w:t>Talán inkább maximális lépéstávolság?</w:t>
      </w:r>
    </w:p>
  </w:comment>
  <w:comment w:id="184" w:author="Sándor Komáromi" w:date="2022-05-29T01:21:00Z" w:initials="SK">
    <w:p w14:paraId="191607A9" w14:textId="77777777" w:rsidR="00277B62" w:rsidRDefault="00277B62">
      <w:pPr>
        <w:pStyle w:val="Jegyzetszveg"/>
      </w:pPr>
      <w:r>
        <w:rPr>
          <w:rStyle w:val="Jegyzethivatkozs"/>
        </w:rPr>
        <w:annotationRef/>
      </w:r>
      <w:r>
        <w:t>Lehet e/1 be kéne írni, a robot algoritmusát ezért úgy alkottam meg stb</w:t>
      </w:r>
    </w:p>
    <w:p w14:paraId="423502C3" w14:textId="4BFFA22F" w:rsidR="00277B62" w:rsidRDefault="00277B62">
      <w:pPr>
        <w:pStyle w:val="Jegyzetszveg"/>
      </w:pPr>
    </w:p>
  </w:comment>
  <w:comment w:id="200" w:author="Sándor Komáromi" w:date="2022-05-29T16:45:00Z" w:initials="SK">
    <w:p w14:paraId="1592EC10" w14:textId="40703B6B" w:rsidR="001D2052" w:rsidRDefault="001D2052">
      <w:pPr>
        <w:pStyle w:val="Jegyzetszveg"/>
      </w:pPr>
      <w:r>
        <w:rPr>
          <w:rStyle w:val="Jegyzethivatkozs"/>
        </w:rPr>
        <w:annotationRef/>
      </w:r>
      <w:r>
        <w:t>E helyett lehet hogy a konyvrészlet részletét kéne lehivatkoznom</w:t>
      </w:r>
    </w:p>
  </w:comment>
  <w:comment w:id="224" w:author="Sándor Komáromi" w:date="2022-05-22T16:26:00Z" w:initials="SK">
    <w:p w14:paraId="58469804" w14:textId="77777777" w:rsidR="00A3656D" w:rsidRDefault="00A3656D" w:rsidP="00A3656D">
      <w:pPr>
        <w:pStyle w:val="Jegyzetszveg"/>
      </w:pPr>
      <w:r>
        <w:rPr>
          <w:rStyle w:val="Jegyzethivatkozs"/>
        </w:rPr>
        <w:annotationRef/>
      </w:r>
      <w:r>
        <w:t>Esetleg kép róluk</w:t>
      </w:r>
    </w:p>
  </w:comment>
  <w:comment w:id="225" w:author="Sándor Komáromi" w:date="2022-05-22T16:35:00Z" w:initials="SK">
    <w:p w14:paraId="2742C991" w14:textId="77777777" w:rsidR="00A3656D" w:rsidRDefault="00A3656D" w:rsidP="00A3656D">
      <w:pPr>
        <w:pStyle w:val="Jegyzetszveg"/>
      </w:pPr>
      <w:r>
        <w:rPr>
          <w:rStyle w:val="Jegyzethivatkozs"/>
        </w:rPr>
        <w:annotationRef/>
      </w:r>
      <w:r>
        <w:t xml:space="preserve">képek </w:t>
      </w:r>
    </w:p>
  </w:comment>
  <w:comment w:id="229" w:author="Sándor Komáromi" w:date="2022-05-22T22:34:00Z" w:initials="SK">
    <w:p w14:paraId="3A5067A6" w14:textId="77777777" w:rsidR="00A3656D" w:rsidRDefault="00A3656D" w:rsidP="00A3656D">
      <w:pPr>
        <w:pStyle w:val="Jegyzetszveg"/>
      </w:pPr>
      <w:r>
        <w:rPr>
          <w:rStyle w:val="Jegyzethivatkozs"/>
        </w:rPr>
        <w:annotationRef/>
      </w:r>
      <w:r>
        <w:t>Kép a konverterről</w:t>
      </w:r>
    </w:p>
  </w:comment>
  <w:comment w:id="230" w:author="Sándor Komáromi" w:date="2022-05-22T22:34:00Z" w:initials="SK">
    <w:p w14:paraId="10BCA08A" w14:textId="77777777" w:rsidR="00A3656D" w:rsidRDefault="00A3656D" w:rsidP="00A3656D">
      <w:pPr>
        <w:pStyle w:val="Jegyzetszveg"/>
      </w:pPr>
      <w:r>
        <w:rPr>
          <w:rStyle w:val="Jegyzethivatkozs"/>
        </w:rPr>
        <w:annotationRef/>
      </w:r>
      <w:r>
        <w:t>Esetleg kép a méretarányhibás fájlokról?</w:t>
      </w:r>
    </w:p>
    <w:p w14:paraId="2F677672" w14:textId="77777777" w:rsidR="00A3656D" w:rsidRDefault="00A3656D" w:rsidP="00A3656D">
      <w:pPr>
        <w:pStyle w:val="Jegyzetszveg"/>
      </w:pPr>
      <w:r>
        <w:t>UML diagram</w:t>
      </w:r>
    </w:p>
  </w:comment>
  <w:comment w:id="231" w:author="Sándor Komáromi" w:date="2022-05-22T23:11:00Z" w:initials="SK">
    <w:p w14:paraId="2F37C29D" w14:textId="77777777" w:rsidR="00A3656D" w:rsidRDefault="00A3656D" w:rsidP="00A3656D">
      <w:pPr>
        <w:pStyle w:val="Jegyzetszveg"/>
      </w:pPr>
      <w:r>
        <w:rPr>
          <w:rStyle w:val="Jegyzethivatkozs"/>
        </w:rPr>
        <w:annotationRef/>
      </w:r>
      <w:r>
        <w:t>Kép készítése a két koordináta rendszerről</w:t>
      </w:r>
    </w:p>
  </w:comment>
  <w:comment w:id="232" w:author="Sándor Komáromi" w:date="2022-05-22T23:39:00Z" w:initials="SK">
    <w:p w14:paraId="0931DAA7" w14:textId="77777777" w:rsidR="00A3656D" w:rsidRDefault="00A3656D" w:rsidP="00A3656D">
      <w:pPr>
        <w:pStyle w:val="Jegyzetszveg"/>
      </w:pPr>
      <w:r>
        <w:rPr>
          <w:rStyle w:val="Jegyzethivatkozs"/>
        </w:rPr>
        <w:annotationRef/>
      </w:r>
      <w:r>
        <w:t>Megkeresni hol hasznéltam a tervező programot először és ott definiálni az inventort</w:t>
      </w:r>
    </w:p>
  </w:comment>
  <w:comment w:id="247" w:author="Komáromi Sándor" w:date="2022-05-25T09:24:00Z" w:initials="KS">
    <w:p w14:paraId="5026AC86" w14:textId="77777777" w:rsidR="00240682" w:rsidRDefault="00240682" w:rsidP="00240682">
      <w:pPr>
        <w:pStyle w:val="Jegyzetszveg"/>
      </w:pPr>
      <w:r>
        <w:rPr>
          <w:rStyle w:val="Jegyzethivatkozs"/>
        </w:rPr>
        <w:annotationRef/>
      </w:r>
      <w:r>
        <w:t>Lehet le kell hivatkozni a szervos bekezdést</w:t>
      </w:r>
    </w:p>
  </w:comment>
  <w:comment w:id="262" w:author="Komáromi Sándor" w:date="2022-05-25T12:36:00Z" w:initials="KS">
    <w:p w14:paraId="26348342" w14:textId="77777777" w:rsidR="00EB6FDA" w:rsidRDefault="00EB6FDA" w:rsidP="00EB6FDA">
      <w:pPr>
        <w:pStyle w:val="Jegyzetszveg"/>
      </w:pPr>
      <w:r>
        <w:rPr>
          <w:rStyle w:val="Jegyzethivatkozs"/>
        </w:rPr>
        <w:annotationRef/>
      </w:r>
      <w:r>
        <w:t>Hivatkozni?</w:t>
      </w:r>
    </w:p>
  </w:comment>
  <w:comment w:id="263" w:author="Nagy Ákos" w:date="2022-05-27T19:26:00Z" w:initials="NÁ">
    <w:p w14:paraId="479C5138" w14:textId="77777777" w:rsidR="00EB6FDA" w:rsidRDefault="00EB6FDA" w:rsidP="00EB6FDA">
      <w:pPr>
        <w:pStyle w:val="Jegyzetszveg"/>
      </w:pPr>
      <w:r>
        <w:rPr>
          <w:rStyle w:val="Jegyzethivatkozs"/>
        </w:rPr>
        <w:annotationRef/>
      </w:r>
      <w:r>
        <w:t>Lehet igen, mert nem egyértelmű, hogy mit jelent ez a kategória.</w:t>
      </w:r>
    </w:p>
  </w:comment>
  <w:comment w:id="264" w:author="Nagy Ákos" w:date="2022-05-27T19:27:00Z" w:initials="NÁ">
    <w:p w14:paraId="14802604" w14:textId="77777777" w:rsidR="005653B6" w:rsidRDefault="005653B6" w:rsidP="005653B6">
      <w:pPr>
        <w:pStyle w:val="Jegyzetszveg"/>
      </w:pPr>
      <w:r>
        <w:rPr>
          <w:rStyle w:val="Jegyzethivatkozs"/>
        </w:rPr>
        <w:annotationRef/>
      </w:r>
      <w:r>
        <w:t>Akkor ezzel válaszoltál a korábbi megjegyzésemre. Furcsa ez az eltérés, lehet a software a hibás, de most már mindegy.</w:t>
      </w:r>
    </w:p>
  </w:comment>
  <w:comment w:id="265" w:author="Sándor Komáromi" w:date="2022-05-27T21:44:00Z" w:initials="SK">
    <w:p w14:paraId="133F3130" w14:textId="77777777" w:rsidR="005653B6" w:rsidRDefault="005653B6" w:rsidP="005653B6">
      <w:pPr>
        <w:pStyle w:val="Jegyzetszveg"/>
      </w:pPr>
      <w:r>
        <w:rPr>
          <w:rStyle w:val="Jegyzethivatkozs"/>
        </w:rPr>
        <w:annotationRef/>
      </w:r>
      <w:r>
        <w:t>Igen én is erre gondoltam, de nem most fogom kijavítani, lehet, hogy rossz frekvencián kapja a pwm jelet</w:t>
      </w:r>
    </w:p>
  </w:comment>
  <w:comment w:id="273" w:author="Nagy Ákos" w:date="2022-05-27T19:31:00Z" w:initials="NÁ">
    <w:p w14:paraId="534C97C9" w14:textId="77777777" w:rsidR="005C5C22" w:rsidRDefault="005C5C22" w:rsidP="005C5C22">
      <w:pPr>
        <w:pStyle w:val="Jegyzetszveg"/>
      </w:pPr>
      <w:r>
        <w:rPr>
          <w:rStyle w:val="Jegyzethivatkozs"/>
        </w:rPr>
        <w:annotationRef/>
      </w:r>
      <w:r>
        <w:t>Egy-két mondatot írj arról (ha később nem írtál), hogy a ROS-ban a node mit jelent.</w:t>
      </w:r>
    </w:p>
  </w:comment>
  <w:comment w:id="279" w:author="Nagy Ákos" w:date="2022-05-27T19:33:00Z" w:initials="NÁ">
    <w:p w14:paraId="5ADF329C" w14:textId="77777777" w:rsidR="00B6405D" w:rsidRDefault="00B6405D" w:rsidP="00B6405D">
      <w:pPr>
        <w:pStyle w:val="Jegyzetszveg"/>
      </w:pPr>
      <w:r>
        <w:rPr>
          <w:rStyle w:val="Jegyzethivatkozs"/>
        </w:rPr>
        <w:annotationRef/>
      </w:r>
      <w:r>
        <w:t xml:space="preserve">Azt leírhatod, hogy kvázi ezzel te egy ROS lokális tervezőt is megcsináltál, mert a ROS-ban a lokális tervező egy cél poziciot kap. </w:t>
      </w:r>
    </w:p>
  </w:comment>
  <w:comment w:id="282" w:author="Nagy Ákos" w:date="2022-05-27T19:36:00Z" w:initials="NÁ">
    <w:p w14:paraId="6157D461" w14:textId="77777777" w:rsidR="00B6405D" w:rsidRDefault="00B6405D" w:rsidP="00B6405D">
      <w:pPr>
        <w:pStyle w:val="Jegyzetszveg"/>
      </w:pPr>
      <w:r>
        <w:rPr>
          <w:rStyle w:val="Jegyzethivatkozs"/>
        </w:rPr>
        <w:annotationRef/>
      </w:r>
      <w:r>
        <w:rPr>
          <w:rStyle w:val="Jegyzethivatkozs"/>
        </w:rPr>
        <w:t>Elég bonyolult lett ez a mondat.</w:t>
      </w:r>
    </w:p>
  </w:comment>
  <w:comment w:id="292" w:author="Nagy Ákos" w:date="2022-05-27T19:36:00Z" w:initials="NÁ">
    <w:p w14:paraId="01E820CD" w14:textId="77777777" w:rsidR="00B6405D" w:rsidRDefault="00B6405D" w:rsidP="00B6405D">
      <w:pPr>
        <w:pStyle w:val="Jegyzetszveg"/>
      </w:pPr>
      <w:r>
        <w:rPr>
          <w:rStyle w:val="Jegyzethivatkozs"/>
        </w:rPr>
        <w:annotationRef/>
      </w:r>
      <w:r>
        <w:t>Passzív</w:t>
      </w:r>
    </w:p>
  </w:comment>
  <w:comment w:id="357" w:author="Sándor Komáromi" w:date="2022-05-29T19:07:00Z" w:initials="SK">
    <w:p w14:paraId="3953F080" w14:textId="310454E4" w:rsidR="00B9555D" w:rsidRDefault="00B9555D">
      <w:pPr>
        <w:pStyle w:val="Jegyzetszveg"/>
      </w:pPr>
      <w:r>
        <w:rPr>
          <w:rStyle w:val="Jegyzethivatkozs"/>
        </w:rPr>
        <w:annotationRef/>
      </w:r>
      <w:r>
        <w:t>Ezt lehet kicsit jobban kéne kifejtenem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DECA" w15:done="1"/>
  <w15:commentEx w15:paraId="1CA1C31B" w15:done="1"/>
  <w15:commentEx w15:paraId="04C6AF9D" w15:done="0"/>
  <w15:commentEx w15:paraId="41BB9C50" w15:done="0"/>
  <w15:commentEx w15:paraId="556872F1" w15:paraIdParent="41BB9C50" w15:done="0"/>
  <w15:commentEx w15:paraId="7AB70D2D" w15:done="0"/>
  <w15:commentEx w15:paraId="6FB6132B" w15:done="0"/>
  <w15:commentEx w15:paraId="3794F779" w15:done="0"/>
  <w15:commentEx w15:paraId="75BFA377" w15:done="1"/>
  <w15:commentEx w15:paraId="6FAB3A6D" w15:paraIdParent="75BFA377" w15:done="1"/>
  <w15:commentEx w15:paraId="7B68D9F4" w15:done="0"/>
  <w15:commentEx w15:paraId="482F412C" w15:done="0"/>
  <w15:commentEx w15:paraId="67DBCF29" w15:done="0"/>
  <w15:commentEx w15:paraId="19760F54" w15:done="0"/>
  <w15:commentEx w15:paraId="100E6AC6" w15:done="0"/>
  <w15:commentEx w15:paraId="423502C3" w15:done="0"/>
  <w15:commentEx w15:paraId="1592EC10" w15:done="0"/>
  <w15:commentEx w15:paraId="58469804" w15:done="0"/>
  <w15:commentEx w15:paraId="2742C991" w15:done="0"/>
  <w15:commentEx w15:paraId="3A5067A6" w15:done="0"/>
  <w15:commentEx w15:paraId="2F677672" w15:done="0"/>
  <w15:commentEx w15:paraId="2F37C29D" w15:done="0"/>
  <w15:commentEx w15:paraId="0931DAA7" w15:done="0"/>
  <w15:commentEx w15:paraId="5026AC86" w15:done="1"/>
  <w15:commentEx w15:paraId="26348342" w15:done="1"/>
  <w15:commentEx w15:paraId="479C5138" w15:paraIdParent="26348342" w15:done="1"/>
  <w15:commentEx w15:paraId="14802604" w15:done="0"/>
  <w15:commentEx w15:paraId="133F3130" w15:paraIdParent="14802604" w15:done="0"/>
  <w15:commentEx w15:paraId="534C97C9" w15:done="1"/>
  <w15:commentEx w15:paraId="5ADF329C" w15:done="1"/>
  <w15:commentEx w15:paraId="6157D461" w15:done="0"/>
  <w15:commentEx w15:paraId="01E820CD" w15:done="0"/>
  <w15:commentEx w15:paraId="3953F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12291F6" w16cex:dateUtc="2015-10-19T08:54:00Z"/>
  <w16cex:commentExtensible w16cex:durableId="212291F9" w16cex:dateUtc="2015-10-19T08:50:00Z"/>
  <w16cex:commentExtensible w16cex:durableId="212291FA" w16cex:dateUtc="2015-10-19T08:52:00Z"/>
  <w16cex:commentExtensible w16cex:durableId="26339169" w16cex:dateUtc="2022-05-21T14:27:00Z"/>
  <w16cex:commentExtensible w16cex:durableId="263727E6" w16cex:dateUtc="2022-05-24T07:46:00Z"/>
  <w16cex:commentExtensible w16cex:durableId="263729A4" w16cex:dateUtc="2022-05-24T07:53:00Z"/>
  <w16cex:commentExtensible w16cex:durableId="263C8071" w16cex:dateUtc="2022-05-28T09:05:00Z"/>
  <w16cex:commentExtensible w16cex:durableId="263B8545" w16cex:dateUtc="2022-05-27T15:13:00Z"/>
  <w16cex:commentExtensible w16cex:durableId="261E29C1" w16cex:dateUtc="2022-05-05T08:47:00Z"/>
  <w16cex:commentExtensible w16cex:durableId="263C84D8" w16cex:dateUtc="2022-05-28T09:24:00Z"/>
  <w16cex:commentExtensible w16cex:durableId="263E1DFD" w16cex:dateUtc="2022-05-29T14:29:00Z"/>
  <w16cex:commentExtensible w16cex:durableId="263C95D3" w16cex:dateUtc="2022-05-28T10:36:00Z"/>
  <w16cex:commentExtensible w16cex:durableId="261E656B" w16cex:dateUtc="2022-05-05T13:02:00Z"/>
  <w16cex:commentExtensible w16cex:durableId="263E57D3" w16cex:dateUtc="2022-05-29T18:36:00Z"/>
  <w16cex:commentExtensible w16cex:durableId="2626DD28" w16cex:dateUtc="2022-05-11T23:11:00Z"/>
  <w16cex:commentExtensible w16cex:durableId="263D4931" w16cex:dateUtc="2022-05-28T23:21:00Z"/>
  <w16cex:commentExtensible w16cex:durableId="263E21C2" w16cex:dateUtc="2022-05-29T14:45:00Z"/>
  <w16cex:commentExtensible w16cex:durableId="2634E2A5" w16cex:dateUtc="2022-05-22T14:26:00Z"/>
  <w16cex:commentExtensible w16cex:durableId="2634E4D5" w16cex:dateUtc="2022-05-22T14:35:00Z"/>
  <w16cex:commentExtensible w16cex:durableId="263538F0" w16cex:dateUtc="2022-05-22T20:34:00Z"/>
  <w16cex:commentExtensible w16cex:durableId="2635390D" w16cex:dateUtc="2022-05-22T20:34:00Z"/>
  <w16cex:commentExtensible w16cex:durableId="26354187" w16cex:dateUtc="2022-05-22T21:11:00Z"/>
  <w16cex:commentExtensible w16cex:durableId="2635481C" w16cex:dateUtc="2022-05-22T21:39:00Z"/>
  <w16cex:commentExtensible w16cex:durableId="26387453" w16cex:dateUtc="2022-05-25T07:24:00Z"/>
  <w16cex:commentExtensible w16cex:durableId="2638A158" w16cex:dateUtc="2022-05-25T10:36:00Z"/>
  <w16cex:commentExtensible w16cex:durableId="263BA454" w16cex:dateUtc="2022-05-27T17:26:00Z"/>
  <w16cex:commentExtensible w16cex:durableId="263BA48D" w16cex:dateUtc="2022-05-27T17:27:00Z"/>
  <w16cex:commentExtensible w16cex:durableId="263BC4CA" w16cex:dateUtc="2022-05-27T19:44:00Z"/>
  <w16cex:commentExtensible w16cex:durableId="263BA578" w16cex:dateUtc="2022-05-27T17:31:00Z"/>
  <w16cex:commentExtensible w16cex:durableId="263BA5F9" w16cex:dateUtc="2022-05-27T17:33:00Z"/>
  <w16cex:commentExtensible w16cex:durableId="263BA6A7" w16cex:dateUtc="2022-05-27T17:36:00Z"/>
  <w16cex:commentExtensible w16cex:durableId="263BA6C6" w16cex:dateUtc="2022-05-27T17:36:00Z"/>
  <w16cex:commentExtensible w16cex:durableId="263E4300" w16cex:dateUtc="2022-05-29T17: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DECA" w16cid:durableId="212291F6"/>
  <w16cid:commentId w16cid:paraId="1CA1C31B" w16cid:durableId="212291F9"/>
  <w16cid:commentId w16cid:paraId="04C6AF9D" w16cid:durableId="212291FA"/>
  <w16cid:commentId w16cid:paraId="41BB9C50" w16cid:durableId="26339169"/>
  <w16cid:commentId w16cid:paraId="556872F1" w16cid:durableId="263727E6"/>
  <w16cid:commentId w16cid:paraId="7AB70D2D" w16cid:durableId="263729A4"/>
  <w16cid:commentId w16cid:paraId="6FB6132B" w16cid:durableId="263C8071"/>
  <w16cid:commentId w16cid:paraId="3794F779" w16cid:durableId="263B8545"/>
  <w16cid:commentId w16cid:paraId="75BFA377" w16cid:durableId="261E29C1"/>
  <w16cid:commentId w16cid:paraId="6FAB3A6D" w16cid:durableId="263C84D8"/>
  <w16cid:commentId w16cid:paraId="7B68D9F4" w16cid:durableId="263E1DFD"/>
  <w16cid:commentId w16cid:paraId="482F412C" w16cid:durableId="263C95D3"/>
  <w16cid:commentId w16cid:paraId="67DBCF29" w16cid:durableId="261E656B"/>
  <w16cid:commentId w16cid:paraId="19760F54" w16cid:durableId="263E57D3"/>
  <w16cid:commentId w16cid:paraId="100E6AC6" w16cid:durableId="2626DD28"/>
  <w16cid:commentId w16cid:paraId="423502C3" w16cid:durableId="263D4931"/>
  <w16cid:commentId w16cid:paraId="1592EC10" w16cid:durableId="263E21C2"/>
  <w16cid:commentId w16cid:paraId="58469804" w16cid:durableId="2634E2A5"/>
  <w16cid:commentId w16cid:paraId="2742C991" w16cid:durableId="2634E4D5"/>
  <w16cid:commentId w16cid:paraId="3A5067A6" w16cid:durableId="263538F0"/>
  <w16cid:commentId w16cid:paraId="2F677672" w16cid:durableId="2635390D"/>
  <w16cid:commentId w16cid:paraId="2F37C29D" w16cid:durableId="26354187"/>
  <w16cid:commentId w16cid:paraId="0931DAA7" w16cid:durableId="2635481C"/>
  <w16cid:commentId w16cid:paraId="5026AC86" w16cid:durableId="26387453"/>
  <w16cid:commentId w16cid:paraId="26348342" w16cid:durableId="2638A158"/>
  <w16cid:commentId w16cid:paraId="479C5138" w16cid:durableId="263BA454"/>
  <w16cid:commentId w16cid:paraId="14802604" w16cid:durableId="263BA48D"/>
  <w16cid:commentId w16cid:paraId="133F3130" w16cid:durableId="263BC4CA"/>
  <w16cid:commentId w16cid:paraId="534C97C9" w16cid:durableId="263BA578"/>
  <w16cid:commentId w16cid:paraId="5ADF329C" w16cid:durableId="263BA5F9"/>
  <w16cid:commentId w16cid:paraId="6157D461" w16cid:durableId="263BA6A7"/>
  <w16cid:commentId w16cid:paraId="01E820CD" w16cid:durableId="263BA6C6"/>
  <w16cid:commentId w16cid:paraId="3953F080" w16cid:durableId="263E43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FE3B47" w14:textId="77777777" w:rsidR="00F17695" w:rsidRDefault="00F17695">
      <w:r>
        <w:separator/>
      </w:r>
    </w:p>
  </w:endnote>
  <w:endnote w:type="continuationSeparator" w:id="0">
    <w:p w14:paraId="1AEDC2F0" w14:textId="77777777" w:rsidR="00F17695" w:rsidRDefault="00F176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9B2EED" w:rsidRDefault="009B2EE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77777777" w:rsidR="009B2EED" w:rsidRDefault="009B2EE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3E2ECB">
      <w:rPr>
        <w:rStyle w:val="Oldalszm"/>
        <w:noProof/>
      </w:rPr>
      <w:t>27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B23255" w14:textId="77777777" w:rsidR="00F17695" w:rsidRDefault="00F17695">
      <w:r>
        <w:separator/>
      </w:r>
    </w:p>
  </w:footnote>
  <w:footnote w:type="continuationSeparator" w:id="0">
    <w:p w14:paraId="401A3016" w14:textId="77777777" w:rsidR="00F17695" w:rsidRDefault="00F176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9B2EED" w:rsidRDefault="009B2EED"/>
  <w:p w14:paraId="2C6DFBBE" w14:textId="77777777" w:rsidR="009B2EED" w:rsidRDefault="009B2EED"/>
  <w:p w14:paraId="125F8157" w14:textId="77777777" w:rsidR="009B2EED" w:rsidRDefault="009B2EE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8A623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A222D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FBCD55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41063B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C3836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15:restartNumberingAfterBreak="0">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15:restartNumberingAfterBreak="0">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15:restartNumberingAfterBreak="0">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CD51F0A"/>
    <w:multiLevelType w:val="hybridMultilevel"/>
    <w:tmpl w:val="D58E5DD0"/>
    <w:lvl w:ilvl="0" w:tplc="040E0001">
      <w:start w:val="1"/>
      <w:numFmt w:val="bullet"/>
      <w:lvlText w:val=""/>
      <w:lvlJc w:val="left"/>
      <w:pPr>
        <w:ind w:left="1440" w:hanging="360"/>
      </w:pPr>
      <w:rPr>
        <w:rFonts w:ascii="Symbol" w:hAnsi="Symbol"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24" w15:restartNumberingAfterBreak="0">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5"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6" w15:restartNumberingAfterBreak="0">
    <w:nsid w:val="799C3B84"/>
    <w:multiLevelType w:val="multilevel"/>
    <w:tmpl w:val="F12CA766"/>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7"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16cid:durableId="1062366291">
    <w:abstractNumId w:val="10"/>
  </w:num>
  <w:num w:numId="2" w16cid:durableId="103036837">
    <w:abstractNumId w:val="26"/>
  </w:num>
  <w:num w:numId="3" w16cid:durableId="1573466024">
    <w:abstractNumId w:val="14"/>
  </w:num>
  <w:num w:numId="4" w16cid:durableId="1509248208">
    <w:abstractNumId w:val="20"/>
  </w:num>
  <w:num w:numId="5" w16cid:durableId="1188174653">
    <w:abstractNumId w:val="21"/>
  </w:num>
  <w:num w:numId="6" w16cid:durableId="390927133">
    <w:abstractNumId w:val="22"/>
  </w:num>
  <w:num w:numId="7" w16cid:durableId="1527526415">
    <w:abstractNumId w:val="17"/>
  </w:num>
  <w:num w:numId="8" w16cid:durableId="1061515152">
    <w:abstractNumId w:val="13"/>
  </w:num>
  <w:num w:numId="9" w16cid:durableId="2129007593">
    <w:abstractNumId w:val="18"/>
  </w:num>
  <w:num w:numId="10" w16cid:durableId="78212550">
    <w:abstractNumId w:val="27"/>
  </w:num>
  <w:num w:numId="11" w16cid:durableId="1534807049">
    <w:abstractNumId w:val="19"/>
  </w:num>
  <w:num w:numId="12" w16cid:durableId="643894804">
    <w:abstractNumId w:val="25"/>
  </w:num>
  <w:num w:numId="13" w16cid:durableId="407076738">
    <w:abstractNumId w:val="9"/>
  </w:num>
  <w:num w:numId="14" w16cid:durableId="556667128">
    <w:abstractNumId w:val="7"/>
  </w:num>
  <w:num w:numId="15" w16cid:durableId="418407166">
    <w:abstractNumId w:val="6"/>
  </w:num>
  <w:num w:numId="16" w16cid:durableId="2087336271">
    <w:abstractNumId w:val="5"/>
  </w:num>
  <w:num w:numId="17" w16cid:durableId="201745863">
    <w:abstractNumId w:val="4"/>
  </w:num>
  <w:num w:numId="18" w16cid:durableId="481116274">
    <w:abstractNumId w:val="8"/>
  </w:num>
  <w:num w:numId="19" w16cid:durableId="983853700">
    <w:abstractNumId w:val="3"/>
  </w:num>
  <w:num w:numId="20" w16cid:durableId="517232212">
    <w:abstractNumId w:val="2"/>
  </w:num>
  <w:num w:numId="21" w16cid:durableId="682436198">
    <w:abstractNumId w:val="1"/>
  </w:num>
  <w:num w:numId="22" w16cid:durableId="225646690">
    <w:abstractNumId w:val="0"/>
  </w:num>
  <w:num w:numId="23" w16cid:durableId="1626892050">
    <w:abstractNumId w:val="11"/>
  </w:num>
  <w:num w:numId="24" w16cid:durableId="479466147">
    <w:abstractNumId w:val="16"/>
  </w:num>
  <w:num w:numId="25" w16cid:durableId="1415589069">
    <w:abstractNumId w:val="12"/>
  </w:num>
  <w:num w:numId="26" w16cid:durableId="631592462">
    <w:abstractNumId w:val="15"/>
  </w:num>
  <w:num w:numId="27" w16cid:durableId="1065228487">
    <w:abstractNumId w:val="24"/>
  </w:num>
  <w:num w:numId="28" w16cid:durableId="1008950725">
    <w:abstractNumId w:val="23"/>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ános Dusa">
    <w15:presenceInfo w15:providerId="Windows Live" w15:userId="5b3f0fbcd844ad49"/>
  </w15:person>
  <w15:person w15:author="Bence Kővári">
    <w15:presenceInfo w15:providerId="Windows Live" w15:userId="5be86d7ee7dc6027"/>
  </w15:person>
  <w15:person w15:author="Sándor Komáromi">
    <w15:presenceInfo w15:providerId="Windows Live" w15:userId="4db9883b3a43d303"/>
  </w15:person>
  <w15:person w15:author="Nagy Ákos">
    <w15:presenceInfo w15:providerId="None" w15:userId="Nagy Ákos"/>
  </w15:person>
  <w15:person w15:author="Komáromi Sándor">
    <w15:presenceInfo w15:providerId="AD" w15:userId="S::komaromi@progen.hu::d2bb71a5-2f93-4944-b5dd-01b50519bbb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0CAA"/>
    <w:rsid w:val="00000270"/>
    <w:rsid w:val="00003C39"/>
    <w:rsid w:val="00006172"/>
    <w:rsid w:val="000062F4"/>
    <w:rsid w:val="0001192F"/>
    <w:rsid w:val="00012040"/>
    <w:rsid w:val="00013554"/>
    <w:rsid w:val="00025E8B"/>
    <w:rsid w:val="00025F5A"/>
    <w:rsid w:val="00026070"/>
    <w:rsid w:val="00031697"/>
    <w:rsid w:val="00032298"/>
    <w:rsid w:val="0003595A"/>
    <w:rsid w:val="000361B4"/>
    <w:rsid w:val="0003623B"/>
    <w:rsid w:val="000364F9"/>
    <w:rsid w:val="0003758D"/>
    <w:rsid w:val="0004304E"/>
    <w:rsid w:val="00046992"/>
    <w:rsid w:val="0005320C"/>
    <w:rsid w:val="00061F7A"/>
    <w:rsid w:val="0007409F"/>
    <w:rsid w:val="00076797"/>
    <w:rsid w:val="0007766A"/>
    <w:rsid w:val="00082D2E"/>
    <w:rsid w:val="000857A9"/>
    <w:rsid w:val="0008782E"/>
    <w:rsid w:val="00090B58"/>
    <w:rsid w:val="00094BD6"/>
    <w:rsid w:val="00096618"/>
    <w:rsid w:val="00096999"/>
    <w:rsid w:val="000A18CD"/>
    <w:rsid w:val="000A3802"/>
    <w:rsid w:val="000A3B32"/>
    <w:rsid w:val="000A7483"/>
    <w:rsid w:val="000B078F"/>
    <w:rsid w:val="000B08E1"/>
    <w:rsid w:val="000B18EE"/>
    <w:rsid w:val="000B2095"/>
    <w:rsid w:val="000B2781"/>
    <w:rsid w:val="000B53E0"/>
    <w:rsid w:val="000B64CB"/>
    <w:rsid w:val="000B708B"/>
    <w:rsid w:val="000B7375"/>
    <w:rsid w:val="000C08AA"/>
    <w:rsid w:val="000C1BA6"/>
    <w:rsid w:val="000C4EFA"/>
    <w:rsid w:val="000C5DC9"/>
    <w:rsid w:val="000C7D98"/>
    <w:rsid w:val="000D29BF"/>
    <w:rsid w:val="000D2BAC"/>
    <w:rsid w:val="000D3E88"/>
    <w:rsid w:val="000D71A8"/>
    <w:rsid w:val="000E7152"/>
    <w:rsid w:val="000E72D8"/>
    <w:rsid w:val="000F163F"/>
    <w:rsid w:val="000F35C3"/>
    <w:rsid w:val="000F3BA5"/>
    <w:rsid w:val="000F3EA7"/>
    <w:rsid w:val="000F4BAD"/>
    <w:rsid w:val="000F6905"/>
    <w:rsid w:val="000F6F01"/>
    <w:rsid w:val="00100916"/>
    <w:rsid w:val="001018F3"/>
    <w:rsid w:val="0010640A"/>
    <w:rsid w:val="0011376A"/>
    <w:rsid w:val="00114F59"/>
    <w:rsid w:val="00115D77"/>
    <w:rsid w:val="00116E8A"/>
    <w:rsid w:val="001223BD"/>
    <w:rsid w:val="001237E5"/>
    <w:rsid w:val="0012562C"/>
    <w:rsid w:val="00125D5D"/>
    <w:rsid w:val="001261D8"/>
    <w:rsid w:val="001278B7"/>
    <w:rsid w:val="00130432"/>
    <w:rsid w:val="001305D0"/>
    <w:rsid w:val="001333CA"/>
    <w:rsid w:val="00134002"/>
    <w:rsid w:val="001341F4"/>
    <w:rsid w:val="00134B9C"/>
    <w:rsid w:val="00135F87"/>
    <w:rsid w:val="00137009"/>
    <w:rsid w:val="001377FA"/>
    <w:rsid w:val="001418CF"/>
    <w:rsid w:val="00142143"/>
    <w:rsid w:val="00144EBD"/>
    <w:rsid w:val="001456C5"/>
    <w:rsid w:val="001522F2"/>
    <w:rsid w:val="00153800"/>
    <w:rsid w:val="00154CCA"/>
    <w:rsid w:val="00154FF8"/>
    <w:rsid w:val="00156C5F"/>
    <w:rsid w:val="001575AD"/>
    <w:rsid w:val="0016075F"/>
    <w:rsid w:val="00164264"/>
    <w:rsid w:val="001676C5"/>
    <w:rsid w:val="0016794E"/>
    <w:rsid w:val="00171054"/>
    <w:rsid w:val="001808E4"/>
    <w:rsid w:val="00181664"/>
    <w:rsid w:val="0018174E"/>
    <w:rsid w:val="00182E53"/>
    <w:rsid w:val="001847E0"/>
    <w:rsid w:val="00184A77"/>
    <w:rsid w:val="00185D07"/>
    <w:rsid w:val="00185D93"/>
    <w:rsid w:val="00187734"/>
    <w:rsid w:val="00187BF2"/>
    <w:rsid w:val="00192127"/>
    <w:rsid w:val="00192C57"/>
    <w:rsid w:val="00193C53"/>
    <w:rsid w:val="00195251"/>
    <w:rsid w:val="001957F7"/>
    <w:rsid w:val="00196509"/>
    <w:rsid w:val="001A39F7"/>
    <w:rsid w:val="001A54B2"/>
    <w:rsid w:val="001A57BC"/>
    <w:rsid w:val="001A7EC8"/>
    <w:rsid w:val="001B01D7"/>
    <w:rsid w:val="001C0080"/>
    <w:rsid w:val="001C0586"/>
    <w:rsid w:val="001C1124"/>
    <w:rsid w:val="001C1710"/>
    <w:rsid w:val="001C1E78"/>
    <w:rsid w:val="001D0CC7"/>
    <w:rsid w:val="001D2052"/>
    <w:rsid w:val="001D2EB3"/>
    <w:rsid w:val="001D333D"/>
    <w:rsid w:val="001D4C8D"/>
    <w:rsid w:val="001D7491"/>
    <w:rsid w:val="001E1F84"/>
    <w:rsid w:val="001E250E"/>
    <w:rsid w:val="001F0442"/>
    <w:rsid w:val="001F09FE"/>
    <w:rsid w:val="001F16D1"/>
    <w:rsid w:val="001F3512"/>
    <w:rsid w:val="001F4150"/>
    <w:rsid w:val="001F48B9"/>
    <w:rsid w:val="001F77F3"/>
    <w:rsid w:val="00203E00"/>
    <w:rsid w:val="00204CEC"/>
    <w:rsid w:val="00207585"/>
    <w:rsid w:val="002102C3"/>
    <w:rsid w:val="00212973"/>
    <w:rsid w:val="00213C4C"/>
    <w:rsid w:val="002141EF"/>
    <w:rsid w:val="00217D10"/>
    <w:rsid w:val="0022020A"/>
    <w:rsid w:val="00220ADA"/>
    <w:rsid w:val="00221A57"/>
    <w:rsid w:val="00224E29"/>
    <w:rsid w:val="00225AF0"/>
    <w:rsid w:val="00225F65"/>
    <w:rsid w:val="00227347"/>
    <w:rsid w:val="00235115"/>
    <w:rsid w:val="0023727C"/>
    <w:rsid w:val="00240617"/>
    <w:rsid w:val="00240682"/>
    <w:rsid w:val="00244F44"/>
    <w:rsid w:val="002507A7"/>
    <w:rsid w:val="002518E8"/>
    <w:rsid w:val="00252E1C"/>
    <w:rsid w:val="00254001"/>
    <w:rsid w:val="0025708E"/>
    <w:rsid w:val="00257980"/>
    <w:rsid w:val="00261F7B"/>
    <w:rsid w:val="00264655"/>
    <w:rsid w:val="00264A0D"/>
    <w:rsid w:val="00266916"/>
    <w:rsid w:val="00266A20"/>
    <w:rsid w:val="00267677"/>
    <w:rsid w:val="002725D8"/>
    <w:rsid w:val="00275916"/>
    <w:rsid w:val="00277B62"/>
    <w:rsid w:val="002809F6"/>
    <w:rsid w:val="00283135"/>
    <w:rsid w:val="002838F6"/>
    <w:rsid w:val="002841F9"/>
    <w:rsid w:val="002876F5"/>
    <w:rsid w:val="00290E33"/>
    <w:rsid w:val="002916D5"/>
    <w:rsid w:val="0029309C"/>
    <w:rsid w:val="002963F9"/>
    <w:rsid w:val="00297F03"/>
    <w:rsid w:val="002A3247"/>
    <w:rsid w:val="002A7EA3"/>
    <w:rsid w:val="002B37E5"/>
    <w:rsid w:val="002B5B06"/>
    <w:rsid w:val="002B66D7"/>
    <w:rsid w:val="002B7893"/>
    <w:rsid w:val="002C0D3C"/>
    <w:rsid w:val="002C14BC"/>
    <w:rsid w:val="002C6F36"/>
    <w:rsid w:val="002D0621"/>
    <w:rsid w:val="002D095C"/>
    <w:rsid w:val="002D2C06"/>
    <w:rsid w:val="002D3031"/>
    <w:rsid w:val="002D43C1"/>
    <w:rsid w:val="002D6BCD"/>
    <w:rsid w:val="002D6DD8"/>
    <w:rsid w:val="002D7DA9"/>
    <w:rsid w:val="002E1D2A"/>
    <w:rsid w:val="002E267B"/>
    <w:rsid w:val="002E39AF"/>
    <w:rsid w:val="002E5B86"/>
    <w:rsid w:val="002E5DC1"/>
    <w:rsid w:val="002F0CAC"/>
    <w:rsid w:val="003027DD"/>
    <w:rsid w:val="00302BB3"/>
    <w:rsid w:val="00303CD0"/>
    <w:rsid w:val="003048F4"/>
    <w:rsid w:val="00304980"/>
    <w:rsid w:val="00305E08"/>
    <w:rsid w:val="00310B90"/>
    <w:rsid w:val="00313013"/>
    <w:rsid w:val="00313DE0"/>
    <w:rsid w:val="00314349"/>
    <w:rsid w:val="00316047"/>
    <w:rsid w:val="003229C9"/>
    <w:rsid w:val="00323F27"/>
    <w:rsid w:val="003248DF"/>
    <w:rsid w:val="003262E0"/>
    <w:rsid w:val="00327C91"/>
    <w:rsid w:val="00330CF9"/>
    <w:rsid w:val="00331480"/>
    <w:rsid w:val="00336F8E"/>
    <w:rsid w:val="00344F8D"/>
    <w:rsid w:val="00347127"/>
    <w:rsid w:val="00350AEC"/>
    <w:rsid w:val="00355ED8"/>
    <w:rsid w:val="003568D2"/>
    <w:rsid w:val="00357CEE"/>
    <w:rsid w:val="0036329D"/>
    <w:rsid w:val="003676ED"/>
    <w:rsid w:val="0037381F"/>
    <w:rsid w:val="00375D74"/>
    <w:rsid w:val="00377318"/>
    <w:rsid w:val="00380372"/>
    <w:rsid w:val="00381BF3"/>
    <w:rsid w:val="003831A9"/>
    <w:rsid w:val="00383377"/>
    <w:rsid w:val="0038450B"/>
    <w:rsid w:val="00384AE8"/>
    <w:rsid w:val="00386C59"/>
    <w:rsid w:val="00386DAB"/>
    <w:rsid w:val="00387D49"/>
    <w:rsid w:val="00390F28"/>
    <w:rsid w:val="003A4215"/>
    <w:rsid w:val="003A430B"/>
    <w:rsid w:val="003A4CDB"/>
    <w:rsid w:val="003B3BBC"/>
    <w:rsid w:val="003B58C9"/>
    <w:rsid w:val="003B77D0"/>
    <w:rsid w:val="003C0226"/>
    <w:rsid w:val="003C078C"/>
    <w:rsid w:val="003C0C5C"/>
    <w:rsid w:val="003C23FA"/>
    <w:rsid w:val="003C3900"/>
    <w:rsid w:val="003D0BF6"/>
    <w:rsid w:val="003D253B"/>
    <w:rsid w:val="003D2B46"/>
    <w:rsid w:val="003D35ED"/>
    <w:rsid w:val="003D4ED6"/>
    <w:rsid w:val="003D6B04"/>
    <w:rsid w:val="003E2ECB"/>
    <w:rsid w:val="003E30F0"/>
    <w:rsid w:val="003E63A0"/>
    <w:rsid w:val="003E6408"/>
    <w:rsid w:val="003E7037"/>
    <w:rsid w:val="003E70B1"/>
    <w:rsid w:val="003F05EE"/>
    <w:rsid w:val="003F0B80"/>
    <w:rsid w:val="003F196D"/>
    <w:rsid w:val="003F1F34"/>
    <w:rsid w:val="003F4DD8"/>
    <w:rsid w:val="003F5425"/>
    <w:rsid w:val="004045D6"/>
    <w:rsid w:val="00405EF6"/>
    <w:rsid w:val="0040715F"/>
    <w:rsid w:val="00410924"/>
    <w:rsid w:val="00415A0A"/>
    <w:rsid w:val="004172D0"/>
    <w:rsid w:val="0042282E"/>
    <w:rsid w:val="004322E5"/>
    <w:rsid w:val="00435744"/>
    <w:rsid w:val="00436F07"/>
    <w:rsid w:val="0043746E"/>
    <w:rsid w:val="0044012F"/>
    <w:rsid w:val="00440F14"/>
    <w:rsid w:val="00442782"/>
    <w:rsid w:val="00442BA8"/>
    <w:rsid w:val="00456384"/>
    <w:rsid w:val="00463BC0"/>
    <w:rsid w:val="00464577"/>
    <w:rsid w:val="00472F8A"/>
    <w:rsid w:val="00476815"/>
    <w:rsid w:val="0048395A"/>
    <w:rsid w:val="00483BD8"/>
    <w:rsid w:val="00483CFD"/>
    <w:rsid w:val="00484D08"/>
    <w:rsid w:val="00484E45"/>
    <w:rsid w:val="004851C7"/>
    <w:rsid w:val="00485F1C"/>
    <w:rsid w:val="004863A0"/>
    <w:rsid w:val="00487E25"/>
    <w:rsid w:val="00491D1C"/>
    <w:rsid w:val="00492A1A"/>
    <w:rsid w:val="004941C3"/>
    <w:rsid w:val="00495A50"/>
    <w:rsid w:val="004967B6"/>
    <w:rsid w:val="004A2922"/>
    <w:rsid w:val="004A6720"/>
    <w:rsid w:val="004A6F4A"/>
    <w:rsid w:val="004B088F"/>
    <w:rsid w:val="004B2C4C"/>
    <w:rsid w:val="004B71A4"/>
    <w:rsid w:val="004B758E"/>
    <w:rsid w:val="004D2C67"/>
    <w:rsid w:val="004D352E"/>
    <w:rsid w:val="004D385F"/>
    <w:rsid w:val="004D5A3D"/>
    <w:rsid w:val="004E1053"/>
    <w:rsid w:val="004E7E47"/>
    <w:rsid w:val="004F02D7"/>
    <w:rsid w:val="004F03AA"/>
    <w:rsid w:val="004F1E1C"/>
    <w:rsid w:val="004F1FD0"/>
    <w:rsid w:val="004F2F35"/>
    <w:rsid w:val="004F382F"/>
    <w:rsid w:val="00502632"/>
    <w:rsid w:val="00502A30"/>
    <w:rsid w:val="0050564C"/>
    <w:rsid w:val="00505DCF"/>
    <w:rsid w:val="00510D20"/>
    <w:rsid w:val="0051187E"/>
    <w:rsid w:val="00511C0C"/>
    <w:rsid w:val="005125E5"/>
    <w:rsid w:val="0051604A"/>
    <w:rsid w:val="00521A0E"/>
    <w:rsid w:val="005238AC"/>
    <w:rsid w:val="00524C1F"/>
    <w:rsid w:val="00526A1B"/>
    <w:rsid w:val="00527863"/>
    <w:rsid w:val="00530363"/>
    <w:rsid w:val="005304D3"/>
    <w:rsid w:val="0053186E"/>
    <w:rsid w:val="005334AD"/>
    <w:rsid w:val="00535626"/>
    <w:rsid w:val="00535B6C"/>
    <w:rsid w:val="00542878"/>
    <w:rsid w:val="00546796"/>
    <w:rsid w:val="00551B3A"/>
    <w:rsid w:val="00551D6D"/>
    <w:rsid w:val="005524FC"/>
    <w:rsid w:val="00553886"/>
    <w:rsid w:val="005543F7"/>
    <w:rsid w:val="0055747B"/>
    <w:rsid w:val="0055762C"/>
    <w:rsid w:val="005621E9"/>
    <w:rsid w:val="00565173"/>
    <w:rsid w:val="005653B6"/>
    <w:rsid w:val="00566040"/>
    <w:rsid w:val="00570D09"/>
    <w:rsid w:val="00570D18"/>
    <w:rsid w:val="00572A2B"/>
    <w:rsid w:val="005758F4"/>
    <w:rsid w:val="005759AA"/>
    <w:rsid w:val="00576495"/>
    <w:rsid w:val="005777C9"/>
    <w:rsid w:val="005839E5"/>
    <w:rsid w:val="00585683"/>
    <w:rsid w:val="005918C7"/>
    <w:rsid w:val="00593B70"/>
    <w:rsid w:val="00597C30"/>
    <w:rsid w:val="005A26E5"/>
    <w:rsid w:val="005A45E5"/>
    <w:rsid w:val="005B74F1"/>
    <w:rsid w:val="005C08D0"/>
    <w:rsid w:val="005C47E5"/>
    <w:rsid w:val="005C5108"/>
    <w:rsid w:val="005C529C"/>
    <w:rsid w:val="005C5C22"/>
    <w:rsid w:val="005D0E4C"/>
    <w:rsid w:val="005D3443"/>
    <w:rsid w:val="005D3B9D"/>
    <w:rsid w:val="005D5518"/>
    <w:rsid w:val="005D5D9F"/>
    <w:rsid w:val="005D6E8B"/>
    <w:rsid w:val="005E01E0"/>
    <w:rsid w:val="005E41CE"/>
    <w:rsid w:val="005E4D55"/>
    <w:rsid w:val="005F537E"/>
    <w:rsid w:val="005F5381"/>
    <w:rsid w:val="005F7F9C"/>
    <w:rsid w:val="00601C8F"/>
    <w:rsid w:val="006034C7"/>
    <w:rsid w:val="0060426A"/>
    <w:rsid w:val="00613CB7"/>
    <w:rsid w:val="006148A5"/>
    <w:rsid w:val="0061606D"/>
    <w:rsid w:val="0061721A"/>
    <w:rsid w:val="0062185B"/>
    <w:rsid w:val="00623B49"/>
    <w:rsid w:val="0062582F"/>
    <w:rsid w:val="00626A26"/>
    <w:rsid w:val="006270AE"/>
    <w:rsid w:val="00627F81"/>
    <w:rsid w:val="00630A92"/>
    <w:rsid w:val="00631385"/>
    <w:rsid w:val="0063489C"/>
    <w:rsid w:val="006351BD"/>
    <w:rsid w:val="0063585C"/>
    <w:rsid w:val="00641018"/>
    <w:rsid w:val="006427AB"/>
    <w:rsid w:val="0064446C"/>
    <w:rsid w:val="00645579"/>
    <w:rsid w:val="006459E6"/>
    <w:rsid w:val="00647B53"/>
    <w:rsid w:val="00650C7C"/>
    <w:rsid w:val="00651157"/>
    <w:rsid w:val="00652CFC"/>
    <w:rsid w:val="00653165"/>
    <w:rsid w:val="00653BA4"/>
    <w:rsid w:val="00657C40"/>
    <w:rsid w:val="0066506E"/>
    <w:rsid w:val="00665B3D"/>
    <w:rsid w:val="006715FF"/>
    <w:rsid w:val="00671D9B"/>
    <w:rsid w:val="006729AA"/>
    <w:rsid w:val="00672D7E"/>
    <w:rsid w:val="006737C8"/>
    <w:rsid w:val="00673A59"/>
    <w:rsid w:val="0067426B"/>
    <w:rsid w:val="00675281"/>
    <w:rsid w:val="00675640"/>
    <w:rsid w:val="006776AF"/>
    <w:rsid w:val="00681E99"/>
    <w:rsid w:val="00682436"/>
    <w:rsid w:val="00684C43"/>
    <w:rsid w:val="00686885"/>
    <w:rsid w:val="00692117"/>
    <w:rsid w:val="00692605"/>
    <w:rsid w:val="0069313E"/>
    <w:rsid w:val="006A1B7F"/>
    <w:rsid w:val="006A3623"/>
    <w:rsid w:val="006A3D5A"/>
    <w:rsid w:val="006A5031"/>
    <w:rsid w:val="006B063D"/>
    <w:rsid w:val="006B19A4"/>
    <w:rsid w:val="006B1A2A"/>
    <w:rsid w:val="006B3907"/>
    <w:rsid w:val="006B4569"/>
    <w:rsid w:val="006B5FB9"/>
    <w:rsid w:val="006C25EB"/>
    <w:rsid w:val="006C4600"/>
    <w:rsid w:val="006C47AC"/>
    <w:rsid w:val="006C5AC1"/>
    <w:rsid w:val="006C7773"/>
    <w:rsid w:val="006C7ABC"/>
    <w:rsid w:val="006D007E"/>
    <w:rsid w:val="006D338C"/>
    <w:rsid w:val="006D3864"/>
    <w:rsid w:val="006D4B0E"/>
    <w:rsid w:val="006D5DD0"/>
    <w:rsid w:val="006D7C54"/>
    <w:rsid w:val="006E0786"/>
    <w:rsid w:val="006E1499"/>
    <w:rsid w:val="006E3115"/>
    <w:rsid w:val="006E4E19"/>
    <w:rsid w:val="006E52B8"/>
    <w:rsid w:val="006E73FA"/>
    <w:rsid w:val="006F2576"/>
    <w:rsid w:val="006F512E"/>
    <w:rsid w:val="006F655F"/>
    <w:rsid w:val="006F7D85"/>
    <w:rsid w:val="00700E3A"/>
    <w:rsid w:val="00701AA9"/>
    <w:rsid w:val="007054B1"/>
    <w:rsid w:val="00705D7C"/>
    <w:rsid w:val="00711375"/>
    <w:rsid w:val="00714D2E"/>
    <w:rsid w:val="007153AC"/>
    <w:rsid w:val="007245F7"/>
    <w:rsid w:val="00724679"/>
    <w:rsid w:val="007249F8"/>
    <w:rsid w:val="00725A84"/>
    <w:rsid w:val="00727149"/>
    <w:rsid w:val="00730B3C"/>
    <w:rsid w:val="00731106"/>
    <w:rsid w:val="00731F06"/>
    <w:rsid w:val="0073293A"/>
    <w:rsid w:val="00737560"/>
    <w:rsid w:val="007375F0"/>
    <w:rsid w:val="00746DA6"/>
    <w:rsid w:val="007502E4"/>
    <w:rsid w:val="00751B57"/>
    <w:rsid w:val="00752669"/>
    <w:rsid w:val="00756D62"/>
    <w:rsid w:val="007676A0"/>
    <w:rsid w:val="00772046"/>
    <w:rsid w:val="0077717D"/>
    <w:rsid w:val="007805B1"/>
    <w:rsid w:val="00785C69"/>
    <w:rsid w:val="00787D50"/>
    <w:rsid w:val="007901E9"/>
    <w:rsid w:val="0079423B"/>
    <w:rsid w:val="00794F5E"/>
    <w:rsid w:val="0079705D"/>
    <w:rsid w:val="0079727D"/>
    <w:rsid w:val="007A1951"/>
    <w:rsid w:val="007A20FA"/>
    <w:rsid w:val="007A34D7"/>
    <w:rsid w:val="007A4576"/>
    <w:rsid w:val="007A4C90"/>
    <w:rsid w:val="007A6955"/>
    <w:rsid w:val="007A774A"/>
    <w:rsid w:val="007B130E"/>
    <w:rsid w:val="007B3766"/>
    <w:rsid w:val="007B5CF7"/>
    <w:rsid w:val="007B633D"/>
    <w:rsid w:val="007B668A"/>
    <w:rsid w:val="007B68CC"/>
    <w:rsid w:val="007C05C9"/>
    <w:rsid w:val="007C0D18"/>
    <w:rsid w:val="007C1EF7"/>
    <w:rsid w:val="007C373F"/>
    <w:rsid w:val="007C3C01"/>
    <w:rsid w:val="007C4721"/>
    <w:rsid w:val="007D0736"/>
    <w:rsid w:val="007D3C53"/>
    <w:rsid w:val="007D65E5"/>
    <w:rsid w:val="007E09C3"/>
    <w:rsid w:val="007E0B10"/>
    <w:rsid w:val="007E0D9A"/>
    <w:rsid w:val="007E1032"/>
    <w:rsid w:val="007E4A8D"/>
    <w:rsid w:val="007E5354"/>
    <w:rsid w:val="007E581D"/>
    <w:rsid w:val="007E654C"/>
    <w:rsid w:val="007E774C"/>
    <w:rsid w:val="007F185C"/>
    <w:rsid w:val="007F4BFF"/>
    <w:rsid w:val="007F5C2E"/>
    <w:rsid w:val="00800BF6"/>
    <w:rsid w:val="00800F76"/>
    <w:rsid w:val="00803D8E"/>
    <w:rsid w:val="0080639D"/>
    <w:rsid w:val="00816BCB"/>
    <w:rsid w:val="0081709F"/>
    <w:rsid w:val="00817AD6"/>
    <w:rsid w:val="008236DE"/>
    <w:rsid w:val="008306C6"/>
    <w:rsid w:val="0083743D"/>
    <w:rsid w:val="008400BB"/>
    <w:rsid w:val="00843159"/>
    <w:rsid w:val="0084507E"/>
    <w:rsid w:val="008451EF"/>
    <w:rsid w:val="00850089"/>
    <w:rsid w:val="00851667"/>
    <w:rsid w:val="008518C8"/>
    <w:rsid w:val="00854BDC"/>
    <w:rsid w:val="008563B8"/>
    <w:rsid w:val="00856D4A"/>
    <w:rsid w:val="0086471C"/>
    <w:rsid w:val="0086492A"/>
    <w:rsid w:val="00867E79"/>
    <w:rsid w:val="00870721"/>
    <w:rsid w:val="008739AA"/>
    <w:rsid w:val="0087509E"/>
    <w:rsid w:val="00877820"/>
    <w:rsid w:val="00881277"/>
    <w:rsid w:val="0088367A"/>
    <w:rsid w:val="0088649E"/>
    <w:rsid w:val="0088786F"/>
    <w:rsid w:val="008918E2"/>
    <w:rsid w:val="00891A2D"/>
    <w:rsid w:val="00891B22"/>
    <w:rsid w:val="008A2CFC"/>
    <w:rsid w:val="008A30EE"/>
    <w:rsid w:val="008A3762"/>
    <w:rsid w:val="008A394A"/>
    <w:rsid w:val="008A51E5"/>
    <w:rsid w:val="008B1434"/>
    <w:rsid w:val="008B6EB3"/>
    <w:rsid w:val="008C50F2"/>
    <w:rsid w:val="008C5639"/>
    <w:rsid w:val="008C5682"/>
    <w:rsid w:val="008C686D"/>
    <w:rsid w:val="008C7CE3"/>
    <w:rsid w:val="008D0330"/>
    <w:rsid w:val="008D1BD1"/>
    <w:rsid w:val="008D2E24"/>
    <w:rsid w:val="008D4788"/>
    <w:rsid w:val="008E0C7B"/>
    <w:rsid w:val="008E7228"/>
    <w:rsid w:val="008E79F4"/>
    <w:rsid w:val="008F0BD3"/>
    <w:rsid w:val="008F6C68"/>
    <w:rsid w:val="009005F9"/>
    <w:rsid w:val="00901F4D"/>
    <w:rsid w:val="00902344"/>
    <w:rsid w:val="009027FA"/>
    <w:rsid w:val="00902B03"/>
    <w:rsid w:val="00904161"/>
    <w:rsid w:val="00904AC0"/>
    <w:rsid w:val="0090541F"/>
    <w:rsid w:val="00905E18"/>
    <w:rsid w:val="0090609C"/>
    <w:rsid w:val="00906450"/>
    <w:rsid w:val="00910FC9"/>
    <w:rsid w:val="0091152B"/>
    <w:rsid w:val="009152C4"/>
    <w:rsid w:val="00916515"/>
    <w:rsid w:val="00916883"/>
    <w:rsid w:val="00916D74"/>
    <w:rsid w:val="00920E8A"/>
    <w:rsid w:val="00921470"/>
    <w:rsid w:val="0092502A"/>
    <w:rsid w:val="009324DC"/>
    <w:rsid w:val="009331C0"/>
    <w:rsid w:val="00940CB1"/>
    <w:rsid w:val="00940E1D"/>
    <w:rsid w:val="00945B77"/>
    <w:rsid w:val="00951407"/>
    <w:rsid w:val="00951869"/>
    <w:rsid w:val="0095263C"/>
    <w:rsid w:val="00952DB1"/>
    <w:rsid w:val="009546A6"/>
    <w:rsid w:val="009569F9"/>
    <w:rsid w:val="00956F7A"/>
    <w:rsid w:val="00961A87"/>
    <w:rsid w:val="00962BAB"/>
    <w:rsid w:val="00962D24"/>
    <w:rsid w:val="00967953"/>
    <w:rsid w:val="00974472"/>
    <w:rsid w:val="009744E7"/>
    <w:rsid w:val="009746AE"/>
    <w:rsid w:val="00975061"/>
    <w:rsid w:val="00980069"/>
    <w:rsid w:val="009840DF"/>
    <w:rsid w:val="0098532E"/>
    <w:rsid w:val="00985841"/>
    <w:rsid w:val="009871F0"/>
    <w:rsid w:val="00990374"/>
    <w:rsid w:val="00991BAA"/>
    <w:rsid w:val="00992B70"/>
    <w:rsid w:val="00995204"/>
    <w:rsid w:val="0099694B"/>
    <w:rsid w:val="009A0A26"/>
    <w:rsid w:val="009A3316"/>
    <w:rsid w:val="009A484F"/>
    <w:rsid w:val="009A7F40"/>
    <w:rsid w:val="009B1AB8"/>
    <w:rsid w:val="009B27F8"/>
    <w:rsid w:val="009B2ED6"/>
    <w:rsid w:val="009B2EED"/>
    <w:rsid w:val="009B5508"/>
    <w:rsid w:val="009B552C"/>
    <w:rsid w:val="009C03D0"/>
    <w:rsid w:val="009C19FB"/>
    <w:rsid w:val="009C1C93"/>
    <w:rsid w:val="009C1E8C"/>
    <w:rsid w:val="009C512D"/>
    <w:rsid w:val="009D2EBB"/>
    <w:rsid w:val="009D2FD8"/>
    <w:rsid w:val="009D401F"/>
    <w:rsid w:val="009D435A"/>
    <w:rsid w:val="009E2607"/>
    <w:rsid w:val="009E3BB2"/>
    <w:rsid w:val="009E6097"/>
    <w:rsid w:val="009E63DB"/>
    <w:rsid w:val="009E6FD0"/>
    <w:rsid w:val="009F024D"/>
    <w:rsid w:val="009F31BC"/>
    <w:rsid w:val="009F3DA1"/>
    <w:rsid w:val="009F5E63"/>
    <w:rsid w:val="009F6023"/>
    <w:rsid w:val="009F6703"/>
    <w:rsid w:val="009F7E1E"/>
    <w:rsid w:val="00A0387A"/>
    <w:rsid w:val="00A04627"/>
    <w:rsid w:val="00A06810"/>
    <w:rsid w:val="00A1065B"/>
    <w:rsid w:val="00A116FD"/>
    <w:rsid w:val="00A1247F"/>
    <w:rsid w:val="00A12907"/>
    <w:rsid w:val="00A16134"/>
    <w:rsid w:val="00A17B9D"/>
    <w:rsid w:val="00A201C1"/>
    <w:rsid w:val="00A22406"/>
    <w:rsid w:val="00A33609"/>
    <w:rsid w:val="00A34DC4"/>
    <w:rsid w:val="00A3656D"/>
    <w:rsid w:val="00A366EB"/>
    <w:rsid w:val="00A44DE0"/>
    <w:rsid w:val="00A469C6"/>
    <w:rsid w:val="00A4759A"/>
    <w:rsid w:val="00A50F43"/>
    <w:rsid w:val="00A5312C"/>
    <w:rsid w:val="00A554E6"/>
    <w:rsid w:val="00A56B7B"/>
    <w:rsid w:val="00A616AC"/>
    <w:rsid w:val="00A6231A"/>
    <w:rsid w:val="00A630BF"/>
    <w:rsid w:val="00A65AD4"/>
    <w:rsid w:val="00A66899"/>
    <w:rsid w:val="00A71802"/>
    <w:rsid w:val="00A72BAB"/>
    <w:rsid w:val="00A73111"/>
    <w:rsid w:val="00A7331E"/>
    <w:rsid w:val="00A7366B"/>
    <w:rsid w:val="00A749E2"/>
    <w:rsid w:val="00A751E9"/>
    <w:rsid w:val="00A76EF1"/>
    <w:rsid w:val="00A800BF"/>
    <w:rsid w:val="00A829BE"/>
    <w:rsid w:val="00A82CB5"/>
    <w:rsid w:val="00A83F4B"/>
    <w:rsid w:val="00A86DA6"/>
    <w:rsid w:val="00A878AD"/>
    <w:rsid w:val="00A93FCB"/>
    <w:rsid w:val="00A9473E"/>
    <w:rsid w:val="00A96664"/>
    <w:rsid w:val="00A9757F"/>
    <w:rsid w:val="00AA16DC"/>
    <w:rsid w:val="00AA344F"/>
    <w:rsid w:val="00AA4C6A"/>
    <w:rsid w:val="00AA6D9C"/>
    <w:rsid w:val="00AA731B"/>
    <w:rsid w:val="00AB1AAA"/>
    <w:rsid w:val="00AB2CE9"/>
    <w:rsid w:val="00AB511F"/>
    <w:rsid w:val="00AB5C2A"/>
    <w:rsid w:val="00AC123B"/>
    <w:rsid w:val="00AC1A78"/>
    <w:rsid w:val="00AC6D6B"/>
    <w:rsid w:val="00AC7322"/>
    <w:rsid w:val="00AD0139"/>
    <w:rsid w:val="00AD0558"/>
    <w:rsid w:val="00AD1813"/>
    <w:rsid w:val="00AD2F82"/>
    <w:rsid w:val="00AD49D8"/>
    <w:rsid w:val="00AD6101"/>
    <w:rsid w:val="00AD6F4A"/>
    <w:rsid w:val="00AD75D7"/>
    <w:rsid w:val="00AD7B77"/>
    <w:rsid w:val="00AE05C4"/>
    <w:rsid w:val="00AE175C"/>
    <w:rsid w:val="00AE354F"/>
    <w:rsid w:val="00AE4D1E"/>
    <w:rsid w:val="00AE4DAD"/>
    <w:rsid w:val="00AE6B81"/>
    <w:rsid w:val="00AF09B2"/>
    <w:rsid w:val="00AF2CA4"/>
    <w:rsid w:val="00AF3B98"/>
    <w:rsid w:val="00AF3D63"/>
    <w:rsid w:val="00AF7D44"/>
    <w:rsid w:val="00B004ED"/>
    <w:rsid w:val="00B01044"/>
    <w:rsid w:val="00B01DE5"/>
    <w:rsid w:val="00B03CD8"/>
    <w:rsid w:val="00B077EA"/>
    <w:rsid w:val="00B079AC"/>
    <w:rsid w:val="00B103B2"/>
    <w:rsid w:val="00B104D1"/>
    <w:rsid w:val="00B12569"/>
    <w:rsid w:val="00B13FD0"/>
    <w:rsid w:val="00B17499"/>
    <w:rsid w:val="00B176AE"/>
    <w:rsid w:val="00B21428"/>
    <w:rsid w:val="00B2272C"/>
    <w:rsid w:val="00B22F8B"/>
    <w:rsid w:val="00B2318A"/>
    <w:rsid w:val="00B252D4"/>
    <w:rsid w:val="00B27EF8"/>
    <w:rsid w:val="00B323F1"/>
    <w:rsid w:val="00B33F86"/>
    <w:rsid w:val="00B34326"/>
    <w:rsid w:val="00B3587D"/>
    <w:rsid w:val="00B4104A"/>
    <w:rsid w:val="00B41D0C"/>
    <w:rsid w:val="00B42A1F"/>
    <w:rsid w:val="00B4513A"/>
    <w:rsid w:val="00B509D5"/>
    <w:rsid w:val="00B50CAA"/>
    <w:rsid w:val="00B50F82"/>
    <w:rsid w:val="00B542DA"/>
    <w:rsid w:val="00B55646"/>
    <w:rsid w:val="00B57690"/>
    <w:rsid w:val="00B610BB"/>
    <w:rsid w:val="00B62F4B"/>
    <w:rsid w:val="00B6405D"/>
    <w:rsid w:val="00B659B4"/>
    <w:rsid w:val="00B70284"/>
    <w:rsid w:val="00B756E0"/>
    <w:rsid w:val="00B759D4"/>
    <w:rsid w:val="00B812D8"/>
    <w:rsid w:val="00B81454"/>
    <w:rsid w:val="00B82C7D"/>
    <w:rsid w:val="00B944BD"/>
    <w:rsid w:val="00B9555D"/>
    <w:rsid w:val="00B96880"/>
    <w:rsid w:val="00BA0331"/>
    <w:rsid w:val="00BA0D30"/>
    <w:rsid w:val="00BA21D5"/>
    <w:rsid w:val="00BB1409"/>
    <w:rsid w:val="00BB162F"/>
    <w:rsid w:val="00BB31CB"/>
    <w:rsid w:val="00BC145E"/>
    <w:rsid w:val="00BC1FE3"/>
    <w:rsid w:val="00BC21A6"/>
    <w:rsid w:val="00BC5A30"/>
    <w:rsid w:val="00BD0C31"/>
    <w:rsid w:val="00BD2B5B"/>
    <w:rsid w:val="00BD61DE"/>
    <w:rsid w:val="00BD6F31"/>
    <w:rsid w:val="00BE2CBB"/>
    <w:rsid w:val="00BE48F1"/>
    <w:rsid w:val="00BE4A15"/>
    <w:rsid w:val="00BF412C"/>
    <w:rsid w:val="00BF41FE"/>
    <w:rsid w:val="00BF5504"/>
    <w:rsid w:val="00BF7E2F"/>
    <w:rsid w:val="00C00B3C"/>
    <w:rsid w:val="00C015EA"/>
    <w:rsid w:val="00C04354"/>
    <w:rsid w:val="00C05A5A"/>
    <w:rsid w:val="00C130F4"/>
    <w:rsid w:val="00C138E8"/>
    <w:rsid w:val="00C1402B"/>
    <w:rsid w:val="00C15C55"/>
    <w:rsid w:val="00C20F27"/>
    <w:rsid w:val="00C23173"/>
    <w:rsid w:val="00C23EEF"/>
    <w:rsid w:val="00C264B3"/>
    <w:rsid w:val="00C2686E"/>
    <w:rsid w:val="00C3018D"/>
    <w:rsid w:val="00C30A06"/>
    <w:rsid w:val="00C31260"/>
    <w:rsid w:val="00C32510"/>
    <w:rsid w:val="00C32586"/>
    <w:rsid w:val="00C3348B"/>
    <w:rsid w:val="00C33D96"/>
    <w:rsid w:val="00C34CEA"/>
    <w:rsid w:val="00C36341"/>
    <w:rsid w:val="00C4050D"/>
    <w:rsid w:val="00C43330"/>
    <w:rsid w:val="00C43697"/>
    <w:rsid w:val="00C43856"/>
    <w:rsid w:val="00C43DB9"/>
    <w:rsid w:val="00C457AB"/>
    <w:rsid w:val="00C45B5A"/>
    <w:rsid w:val="00C45FBF"/>
    <w:rsid w:val="00C46933"/>
    <w:rsid w:val="00C501B7"/>
    <w:rsid w:val="00C53F92"/>
    <w:rsid w:val="00C56A1F"/>
    <w:rsid w:val="00C5734B"/>
    <w:rsid w:val="00C57B2D"/>
    <w:rsid w:val="00C60807"/>
    <w:rsid w:val="00C720FB"/>
    <w:rsid w:val="00C73DEE"/>
    <w:rsid w:val="00C75262"/>
    <w:rsid w:val="00C83822"/>
    <w:rsid w:val="00C83D4D"/>
    <w:rsid w:val="00C862B9"/>
    <w:rsid w:val="00C867FF"/>
    <w:rsid w:val="00C86D5D"/>
    <w:rsid w:val="00C93C09"/>
    <w:rsid w:val="00C94815"/>
    <w:rsid w:val="00C972A3"/>
    <w:rsid w:val="00C97D82"/>
    <w:rsid w:val="00CA2287"/>
    <w:rsid w:val="00CA270C"/>
    <w:rsid w:val="00CB0038"/>
    <w:rsid w:val="00CB13C8"/>
    <w:rsid w:val="00CB25D4"/>
    <w:rsid w:val="00CB5626"/>
    <w:rsid w:val="00CC1198"/>
    <w:rsid w:val="00CC2118"/>
    <w:rsid w:val="00CC2432"/>
    <w:rsid w:val="00CC7B61"/>
    <w:rsid w:val="00CD07C1"/>
    <w:rsid w:val="00CD130B"/>
    <w:rsid w:val="00CD130D"/>
    <w:rsid w:val="00CD4B91"/>
    <w:rsid w:val="00CE32D5"/>
    <w:rsid w:val="00CE42DD"/>
    <w:rsid w:val="00CF0035"/>
    <w:rsid w:val="00D00E94"/>
    <w:rsid w:val="00D01138"/>
    <w:rsid w:val="00D013AB"/>
    <w:rsid w:val="00D05534"/>
    <w:rsid w:val="00D06F74"/>
    <w:rsid w:val="00D07335"/>
    <w:rsid w:val="00D10435"/>
    <w:rsid w:val="00D15A1F"/>
    <w:rsid w:val="00D1632F"/>
    <w:rsid w:val="00D17B0F"/>
    <w:rsid w:val="00D203B1"/>
    <w:rsid w:val="00D20A88"/>
    <w:rsid w:val="00D22B3E"/>
    <w:rsid w:val="00D235E5"/>
    <w:rsid w:val="00D23BFC"/>
    <w:rsid w:val="00D25F97"/>
    <w:rsid w:val="00D30BDC"/>
    <w:rsid w:val="00D31570"/>
    <w:rsid w:val="00D3212C"/>
    <w:rsid w:val="00D325AB"/>
    <w:rsid w:val="00D33D76"/>
    <w:rsid w:val="00D35942"/>
    <w:rsid w:val="00D37464"/>
    <w:rsid w:val="00D375C4"/>
    <w:rsid w:val="00D37EC8"/>
    <w:rsid w:val="00D4150A"/>
    <w:rsid w:val="00D429F2"/>
    <w:rsid w:val="00D4484C"/>
    <w:rsid w:val="00D45D8C"/>
    <w:rsid w:val="00D46994"/>
    <w:rsid w:val="00D536A4"/>
    <w:rsid w:val="00D53F5A"/>
    <w:rsid w:val="00D5403D"/>
    <w:rsid w:val="00D65879"/>
    <w:rsid w:val="00D67E29"/>
    <w:rsid w:val="00D70740"/>
    <w:rsid w:val="00D717B1"/>
    <w:rsid w:val="00D72AF2"/>
    <w:rsid w:val="00D76E01"/>
    <w:rsid w:val="00D802A8"/>
    <w:rsid w:val="00D802EA"/>
    <w:rsid w:val="00D81927"/>
    <w:rsid w:val="00D82044"/>
    <w:rsid w:val="00D82205"/>
    <w:rsid w:val="00D82423"/>
    <w:rsid w:val="00D82885"/>
    <w:rsid w:val="00D84C7E"/>
    <w:rsid w:val="00D85501"/>
    <w:rsid w:val="00D92DF0"/>
    <w:rsid w:val="00D9542B"/>
    <w:rsid w:val="00D95C38"/>
    <w:rsid w:val="00D95E2C"/>
    <w:rsid w:val="00DA0C6C"/>
    <w:rsid w:val="00DA121B"/>
    <w:rsid w:val="00DA2BFC"/>
    <w:rsid w:val="00DA3719"/>
    <w:rsid w:val="00DA4355"/>
    <w:rsid w:val="00DA4DB7"/>
    <w:rsid w:val="00DA568A"/>
    <w:rsid w:val="00DA66BD"/>
    <w:rsid w:val="00DA73D2"/>
    <w:rsid w:val="00DB1924"/>
    <w:rsid w:val="00DB5AF4"/>
    <w:rsid w:val="00DC0D77"/>
    <w:rsid w:val="00DC29F6"/>
    <w:rsid w:val="00DC2E8C"/>
    <w:rsid w:val="00DD0478"/>
    <w:rsid w:val="00DD2C26"/>
    <w:rsid w:val="00DD48C8"/>
    <w:rsid w:val="00DD6A58"/>
    <w:rsid w:val="00DD74A0"/>
    <w:rsid w:val="00DE10DC"/>
    <w:rsid w:val="00DE34E1"/>
    <w:rsid w:val="00DE3E62"/>
    <w:rsid w:val="00DE5913"/>
    <w:rsid w:val="00DF1A58"/>
    <w:rsid w:val="00DF2937"/>
    <w:rsid w:val="00DF4BA5"/>
    <w:rsid w:val="00DF50B6"/>
    <w:rsid w:val="00DF67BC"/>
    <w:rsid w:val="00DF6FEA"/>
    <w:rsid w:val="00E03184"/>
    <w:rsid w:val="00E03AC2"/>
    <w:rsid w:val="00E05862"/>
    <w:rsid w:val="00E06785"/>
    <w:rsid w:val="00E07711"/>
    <w:rsid w:val="00E07EE4"/>
    <w:rsid w:val="00E16169"/>
    <w:rsid w:val="00E162AF"/>
    <w:rsid w:val="00E1761C"/>
    <w:rsid w:val="00E179B9"/>
    <w:rsid w:val="00E20536"/>
    <w:rsid w:val="00E20AF3"/>
    <w:rsid w:val="00E2197D"/>
    <w:rsid w:val="00E267BF"/>
    <w:rsid w:val="00E26F89"/>
    <w:rsid w:val="00E27142"/>
    <w:rsid w:val="00E27E7A"/>
    <w:rsid w:val="00E31280"/>
    <w:rsid w:val="00E33094"/>
    <w:rsid w:val="00E342E6"/>
    <w:rsid w:val="00E34D27"/>
    <w:rsid w:val="00E37484"/>
    <w:rsid w:val="00E42F0D"/>
    <w:rsid w:val="00E448E2"/>
    <w:rsid w:val="00E47504"/>
    <w:rsid w:val="00E47EE0"/>
    <w:rsid w:val="00E50500"/>
    <w:rsid w:val="00E50ABD"/>
    <w:rsid w:val="00E50EC1"/>
    <w:rsid w:val="00E51684"/>
    <w:rsid w:val="00E51815"/>
    <w:rsid w:val="00E518DF"/>
    <w:rsid w:val="00E543C3"/>
    <w:rsid w:val="00E56934"/>
    <w:rsid w:val="00E57202"/>
    <w:rsid w:val="00E57EE6"/>
    <w:rsid w:val="00E60561"/>
    <w:rsid w:val="00E607D8"/>
    <w:rsid w:val="00E60C58"/>
    <w:rsid w:val="00E614EE"/>
    <w:rsid w:val="00E6174E"/>
    <w:rsid w:val="00E72675"/>
    <w:rsid w:val="00E759AD"/>
    <w:rsid w:val="00E775B1"/>
    <w:rsid w:val="00E8385C"/>
    <w:rsid w:val="00E83CF3"/>
    <w:rsid w:val="00E84908"/>
    <w:rsid w:val="00E85131"/>
    <w:rsid w:val="00E86A0C"/>
    <w:rsid w:val="00E87731"/>
    <w:rsid w:val="00E87C8C"/>
    <w:rsid w:val="00E90403"/>
    <w:rsid w:val="00E93191"/>
    <w:rsid w:val="00E9421E"/>
    <w:rsid w:val="00E9514D"/>
    <w:rsid w:val="00E9773C"/>
    <w:rsid w:val="00E97A93"/>
    <w:rsid w:val="00EA104E"/>
    <w:rsid w:val="00EA1C06"/>
    <w:rsid w:val="00EA257F"/>
    <w:rsid w:val="00EA7CA1"/>
    <w:rsid w:val="00EB0EBB"/>
    <w:rsid w:val="00EB1497"/>
    <w:rsid w:val="00EB3228"/>
    <w:rsid w:val="00EB6B4C"/>
    <w:rsid w:val="00EB6FDA"/>
    <w:rsid w:val="00EB74FB"/>
    <w:rsid w:val="00EB7C21"/>
    <w:rsid w:val="00EC29D1"/>
    <w:rsid w:val="00EC3532"/>
    <w:rsid w:val="00ED0419"/>
    <w:rsid w:val="00ED205A"/>
    <w:rsid w:val="00ED366D"/>
    <w:rsid w:val="00EE0D13"/>
    <w:rsid w:val="00EE1A1F"/>
    <w:rsid w:val="00EE2264"/>
    <w:rsid w:val="00EE3F6E"/>
    <w:rsid w:val="00EF3EBB"/>
    <w:rsid w:val="00EF69D7"/>
    <w:rsid w:val="00EF6CD0"/>
    <w:rsid w:val="00F02518"/>
    <w:rsid w:val="00F02ADC"/>
    <w:rsid w:val="00F04D8F"/>
    <w:rsid w:val="00F050F9"/>
    <w:rsid w:val="00F05A6B"/>
    <w:rsid w:val="00F07A9D"/>
    <w:rsid w:val="00F11520"/>
    <w:rsid w:val="00F17695"/>
    <w:rsid w:val="00F22720"/>
    <w:rsid w:val="00F231C0"/>
    <w:rsid w:val="00F26023"/>
    <w:rsid w:val="00F26B15"/>
    <w:rsid w:val="00F26D5B"/>
    <w:rsid w:val="00F35614"/>
    <w:rsid w:val="00F36C48"/>
    <w:rsid w:val="00F400A3"/>
    <w:rsid w:val="00F40C75"/>
    <w:rsid w:val="00F42D81"/>
    <w:rsid w:val="00F42DDA"/>
    <w:rsid w:val="00F4492C"/>
    <w:rsid w:val="00F461CD"/>
    <w:rsid w:val="00F46C77"/>
    <w:rsid w:val="00F53F98"/>
    <w:rsid w:val="00F5489B"/>
    <w:rsid w:val="00F61BEE"/>
    <w:rsid w:val="00F7054F"/>
    <w:rsid w:val="00F721BE"/>
    <w:rsid w:val="00F761E6"/>
    <w:rsid w:val="00F7620A"/>
    <w:rsid w:val="00F776DF"/>
    <w:rsid w:val="00F80D78"/>
    <w:rsid w:val="00F819A6"/>
    <w:rsid w:val="00F83CFD"/>
    <w:rsid w:val="00F851B7"/>
    <w:rsid w:val="00F85638"/>
    <w:rsid w:val="00F86ACF"/>
    <w:rsid w:val="00F87187"/>
    <w:rsid w:val="00F912B5"/>
    <w:rsid w:val="00F914FC"/>
    <w:rsid w:val="00F93858"/>
    <w:rsid w:val="00F95881"/>
    <w:rsid w:val="00F97B1D"/>
    <w:rsid w:val="00FA023A"/>
    <w:rsid w:val="00FA228C"/>
    <w:rsid w:val="00FA5A16"/>
    <w:rsid w:val="00FA7436"/>
    <w:rsid w:val="00FA764E"/>
    <w:rsid w:val="00FB0389"/>
    <w:rsid w:val="00FB4035"/>
    <w:rsid w:val="00FB58C3"/>
    <w:rsid w:val="00FB63FC"/>
    <w:rsid w:val="00FC3DDD"/>
    <w:rsid w:val="00FC443D"/>
    <w:rsid w:val="00FC5BF7"/>
    <w:rsid w:val="00FD36D6"/>
    <w:rsid w:val="00FD6777"/>
    <w:rsid w:val="00FE34AD"/>
    <w:rsid w:val="00FE3656"/>
    <w:rsid w:val="00FE5943"/>
    <w:rsid w:val="00FF1630"/>
    <w:rsid w:val="00FF2B53"/>
    <w:rsid w:val="00FF6EDF"/>
    <w:rsid w:val="00FF6F91"/>
    <w:rsid w:val="00FF71CD"/>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504870"/>
  <w15:chartTrackingRefBased/>
  <w15:docId w15:val="{1726E71D-6AB8-4DA2-96B1-D1BEE5CDF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36329D"/>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rsid w:val="00951869"/>
    <w:pPr>
      <w:keepNext/>
      <w:pageBreakBefore/>
      <w:spacing w:after="640"/>
      <w:ind w:firstLine="0"/>
      <w:jc w:val="center"/>
      <w:pPrChange w:id="0" w:author="János Dusa" w:date="2022-05-29T19:18:00Z">
        <w:pPr>
          <w:keepNext/>
          <w:pageBreakBefore/>
          <w:spacing w:after="640" w:line="360" w:lineRule="auto"/>
          <w:jc w:val="center"/>
        </w:pPr>
      </w:pPrChange>
    </w:pPr>
    <w:rPr>
      <w:b/>
      <w:caps/>
      <w:sz w:val="36"/>
      <w:rPrChange w:id="0" w:author="János Dusa" w:date="2022-05-29T19:18:00Z">
        <w:rPr>
          <w:b/>
          <w:caps/>
          <w:sz w:val="36"/>
          <w:szCs w:val="24"/>
          <w:lang w:val="hu-HU" w:eastAsia="en-US" w:bidi="ar-SA"/>
        </w:rPr>
      </w:rPrChange>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D5403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Feloldatlanmegemlts">
    <w:name w:val="Unresolved Mention"/>
    <w:basedOn w:val="Bekezdsalapbettpusa"/>
    <w:uiPriority w:val="99"/>
    <w:semiHidden/>
    <w:unhideWhenUsed/>
    <w:rsid w:val="00DC2E8C"/>
    <w:rPr>
      <w:color w:val="605E5C"/>
      <w:shd w:val="clear" w:color="auto" w:fill="E1DFDD"/>
    </w:rPr>
  </w:style>
  <w:style w:type="character" w:styleId="Mrltotthiperhivatkozs">
    <w:name w:val="FollowedHyperlink"/>
    <w:basedOn w:val="Bekezdsalapbettpusa"/>
    <w:rsid w:val="00DC2E8C"/>
    <w:rPr>
      <w:color w:val="954F72" w:themeColor="followedHyperlink"/>
      <w:u w:val="single"/>
    </w:rPr>
  </w:style>
  <w:style w:type="paragraph" w:styleId="Vgjegyzetszvege">
    <w:name w:val="endnote text"/>
    <w:basedOn w:val="Norml"/>
    <w:link w:val="VgjegyzetszvegeChar"/>
    <w:rsid w:val="00357CEE"/>
    <w:pPr>
      <w:spacing w:after="0" w:line="240" w:lineRule="auto"/>
    </w:pPr>
    <w:rPr>
      <w:sz w:val="20"/>
      <w:szCs w:val="20"/>
    </w:rPr>
  </w:style>
  <w:style w:type="character" w:customStyle="1" w:styleId="VgjegyzetszvegeChar">
    <w:name w:val="Végjegyzet szövege Char"/>
    <w:basedOn w:val="Bekezdsalapbettpusa"/>
    <w:link w:val="Vgjegyzetszvege"/>
    <w:rsid w:val="00357CEE"/>
    <w:rPr>
      <w:lang w:eastAsia="en-US"/>
    </w:rPr>
  </w:style>
  <w:style w:type="character" w:styleId="Vgjegyzet-hivatkozs">
    <w:name w:val="endnote reference"/>
    <w:basedOn w:val="Bekezdsalapbettpusa"/>
    <w:rsid w:val="00357CEE"/>
    <w:rPr>
      <w:vertAlign w:val="superscript"/>
    </w:rPr>
  </w:style>
  <w:style w:type="table" w:styleId="Rcsostblzat">
    <w:name w:val="Table Grid"/>
    <w:basedOn w:val="Normltblzat"/>
    <w:rsid w:val="00FB403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elyrzszveg">
    <w:name w:val="Placeholder Text"/>
    <w:basedOn w:val="Bekezdsalapbettpusa"/>
    <w:uiPriority w:val="99"/>
    <w:semiHidden/>
    <w:rsid w:val="00B756E0"/>
    <w:rPr>
      <w:color w:val="808080"/>
    </w:rPr>
  </w:style>
  <w:style w:type="paragraph" w:styleId="Vltozat">
    <w:name w:val="Revision"/>
    <w:hidden/>
    <w:uiPriority w:val="99"/>
    <w:semiHidden/>
    <w:rsid w:val="00951869"/>
    <w:rPr>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36666">
      <w:bodyDiv w:val="1"/>
      <w:marLeft w:val="0"/>
      <w:marRight w:val="0"/>
      <w:marTop w:val="0"/>
      <w:marBottom w:val="0"/>
      <w:divBdr>
        <w:top w:val="none" w:sz="0" w:space="0" w:color="auto"/>
        <w:left w:val="none" w:sz="0" w:space="0" w:color="auto"/>
        <w:bottom w:val="none" w:sz="0" w:space="0" w:color="auto"/>
        <w:right w:val="none" w:sz="0" w:space="0" w:color="auto"/>
      </w:divBdr>
    </w:div>
    <w:div w:id="10112250">
      <w:bodyDiv w:val="1"/>
      <w:marLeft w:val="0"/>
      <w:marRight w:val="0"/>
      <w:marTop w:val="0"/>
      <w:marBottom w:val="0"/>
      <w:divBdr>
        <w:top w:val="none" w:sz="0" w:space="0" w:color="auto"/>
        <w:left w:val="none" w:sz="0" w:space="0" w:color="auto"/>
        <w:bottom w:val="none" w:sz="0" w:space="0" w:color="auto"/>
        <w:right w:val="none" w:sz="0" w:space="0" w:color="auto"/>
      </w:divBdr>
    </w:div>
    <w:div w:id="18047417">
      <w:bodyDiv w:val="1"/>
      <w:marLeft w:val="0"/>
      <w:marRight w:val="0"/>
      <w:marTop w:val="0"/>
      <w:marBottom w:val="0"/>
      <w:divBdr>
        <w:top w:val="none" w:sz="0" w:space="0" w:color="auto"/>
        <w:left w:val="none" w:sz="0" w:space="0" w:color="auto"/>
        <w:bottom w:val="none" w:sz="0" w:space="0" w:color="auto"/>
        <w:right w:val="none" w:sz="0" w:space="0" w:color="auto"/>
      </w:divBdr>
    </w:div>
    <w:div w:id="34433419">
      <w:bodyDiv w:val="1"/>
      <w:marLeft w:val="0"/>
      <w:marRight w:val="0"/>
      <w:marTop w:val="0"/>
      <w:marBottom w:val="0"/>
      <w:divBdr>
        <w:top w:val="none" w:sz="0" w:space="0" w:color="auto"/>
        <w:left w:val="none" w:sz="0" w:space="0" w:color="auto"/>
        <w:bottom w:val="none" w:sz="0" w:space="0" w:color="auto"/>
        <w:right w:val="none" w:sz="0" w:space="0" w:color="auto"/>
      </w:divBdr>
    </w:div>
    <w:div w:id="40062008">
      <w:bodyDiv w:val="1"/>
      <w:marLeft w:val="0"/>
      <w:marRight w:val="0"/>
      <w:marTop w:val="0"/>
      <w:marBottom w:val="0"/>
      <w:divBdr>
        <w:top w:val="none" w:sz="0" w:space="0" w:color="auto"/>
        <w:left w:val="none" w:sz="0" w:space="0" w:color="auto"/>
        <w:bottom w:val="none" w:sz="0" w:space="0" w:color="auto"/>
        <w:right w:val="none" w:sz="0" w:space="0" w:color="auto"/>
      </w:divBdr>
    </w:div>
    <w:div w:id="41057285">
      <w:bodyDiv w:val="1"/>
      <w:marLeft w:val="0"/>
      <w:marRight w:val="0"/>
      <w:marTop w:val="0"/>
      <w:marBottom w:val="0"/>
      <w:divBdr>
        <w:top w:val="none" w:sz="0" w:space="0" w:color="auto"/>
        <w:left w:val="none" w:sz="0" w:space="0" w:color="auto"/>
        <w:bottom w:val="none" w:sz="0" w:space="0" w:color="auto"/>
        <w:right w:val="none" w:sz="0" w:space="0" w:color="auto"/>
      </w:divBdr>
    </w:div>
    <w:div w:id="47611888">
      <w:bodyDiv w:val="1"/>
      <w:marLeft w:val="0"/>
      <w:marRight w:val="0"/>
      <w:marTop w:val="0"/>
      <w:marBottom w:val="0"/>
      <w:divBdr>
        <w:top w:val="none" w:sz="0" w:space="0" w:color="auto"/>
        <w:left w:val="none" w:sz="0" w:space="0" w:color="auto"/>
        <w:bottom w:val="none" w:sz="0" w:space="0" w:color="auto"/>
        <w:right w:val="none" w:sz="0" w:space="0" w:color="auto"/>
      </w:divBdr>
    </w:div>
    <w:div w:id="51775567">
      <w:bodyDiv w:val="1"/>
      <w:marLeft w:val="0"/>
      <w:marRight w:val="0"/>
      <w:marTop w:val="0"/>
      <w:marBottom w:val="0"/>
      <w:divBdr>
        <w:top w:val="none" w:sz="0" w:space="0" w:color="auto"/>
        <w:left w:val="none" w:sz="0" w:space="0" w:color="auto"/>
        <w:bottom w:val="none" w:sz="0" w:space="0" w:color="auto"/>
        <w:right w:val="none" w:sz="0" w:space="0" w:color="auto"/>
      </w:divBdr>
    </w:div>
    <w:div w:id="55276173">
      <w:bodyDiv w:val="1"/>
      <w:marLeft w:val="0"/>
      <w:marRight w:val="0"/>
      <w:marTop w:val="0"/>
      <w:marBottom w:val="0"/>
      <w:divBdr>
        <w:top w:val="none" w:sz="0" w:space="0" w:color="auto"/>
        <w:left w:val="none" w:sz="0" w:space="0" w:color="auto"/>
        <w:bottom w:val="none" w:sz="0" w:space="0" w:color="auto"/>
        <w:right w:val="none" w:sz="0" w:space="0" w:color="auto"/>
      </w:divBdr>
    </w:div>
    <w:div w:id="56559303">
      <w:bodyDiv w:val="1"/>
      <w:marLeft w:val="0"/>
      <w:marRight w:val="0"/>
      <w:marTop w:val="0"/>
      <w:marBottom w:val="0"/>
      <w:divBdr>
        <w:top w:val="none" w:sz="0" w:space="0" w:color="auto"/>
        <w:left w:val="none" w:sz="0" w:space="0" w:color="auto"/>
        <w:bottom w:val="none" w:sz="0" w:space="0" w:color="auto"/>
        <w:right w:val="none" w:sz="0" w:space="0" w:color="auto"/>
      </w:divBdr>
    </w:div>
    <w:div w:id="61299423">
      <w:bodyDiv w:val="1"/>
      <w:marLeft w:val="0"/>
      <w:marRight w:val="0"/>
      <w:marTop w:val="0"/>
      <w:marBottom w:val="0"/>
      <w:divBdr>
        <w:top w:val="none" w:sz="0" w:space="0" w:color="auto"/>
        <w:left w:val="none" w:sz="0" w:space="0" w:color="auto"/>
        <w:bottom w:val="none" w:sz="0" w:space="0" w:color="auto"/>
        <w:right w:val="none" w:sz="0" w:space="0" w:color="auto"/>
      </w:divBdr>
    </w:div>
    <w:div w:id="88160619">
      <w:bodyDiv w:val="1"/>
      <w:marLeft w:val="0"/>
      <w:marRight w:val="0"/>
      <w:marTop w:val="0"/>
      <w:marBottom w:val="0"/>
      <w:divBdr>
        <w:top w:val="none" w:sz="0" w:space="0" w:color="auto"/>
        <w:left w:val="none" w:sz="0" w:space="0" w:color="auto"/>
        <w:bottom w:val="none" w:sz="0" w:space="0" w:color="auto"/>
        <w:right w:val="none" w:sz="0" w:space="0" w:color="auto"/>
      </w:divBdr>
    </w:div>
    <w:div w:id="88474050">
      <w:bodyDiv w:val="1"/>
      <w:marLeft w:val="0"/>
      <w:marRight w:val="0"/>
      <w:marTop w:val="0"/>
      <w:marBottom w:val="0"/>
      <w:divBdr>
        <w:top w:val="none" w:sz="0" w:space="0" w:color="auto"/>
        <w:left w:val="none" w:sz="0" w:space="0" w:color="auto"/>
        <w:bottom w:val="none" w:sz="0" w:space="0" w:color="auto"/>
        <w:right w:val="none" w:sz="0" w:space="0" w:color="auto"/>
      </w:divBdr>
    </w:div>
    <w:div w:id="90471567">
      <w:bodyDiv w:val="1"/>
      <w:marLeft w:val="0"/>
      <w:marRight w:val="0"/>
      <w:marTop w:val="0"/>
      <w:marBottom w:val="0"/>
      <w:divBdr>
        <w:top w:val="none" w:sz="0" w:space="0" w:color="auto"/>
        <w:left w:val="none" w:sz="0" w:space="0" w:color="auto"/>
        <w:bottom w:val="none" w:sz="0" w:space="0" w:color="auto"/>
        <w:right w:val="none" w:sz="0" w:space="0" w:color="auto"/>
      </w:divBdr>
    </w:div>
    <w:div w:id="91367528">
      <w:bodyDiv w:val="1"/>
      <w:marLeft w:val="0"/>
      <w:marRight w:val="0"/>
      <w:marTop w:val="0"/>
      <w:marBottom w:val="0"/>
      <w:divBdr>
        <w:top w:val="none" w:sz="0" w:space="0" w:color="auto"/>
        <w:left w:val="none" w:sz="0" w:space="0" w:color="auto"/>
        <w:bottom w:val="none" w:sz="0" w:space="0" w:color="auto"/>
        <w:right w:val="none" w:sz="0" w:space="0" w:color="auto"/>
      </w:divBdr>
    </w:div>
    <w:div w:id="101922834">
      <w:bodyDiv w:val="1"/>
      <w:marLeft w:val="0"/>
      <w:marRight w:val="0"/>
      <w:marTop w:val="0"/>
      <w:marBottom w:val="0"/>
      <w:divBdr>
        <w:top w:val="none" w:sz="0" w:space="0" w:color="auto"/>
        <w:left w:val="none" w:sz="0" w:space="0" w:color="auto"/>
        <w:bottom w:val="none" w:sz="0" w:space="0" w:color="auto"/>
        <w:right w:val="none" w:sz="0" w:space="0" w:color="auto"/>
      </w:divBdr>
    </w:div>
    <w:div w:id="115221175">
      <w:bodyDiv w:val="1"/>
      <w:marLeft w:val="0"/>
      <w:marRight w:val="0"/>
      <w:marTop w:val="0"/>
      <w:marBottom w:val="0"/>
      <w:divBdr>
        <w:top w:val="none" w:sz="0" w:space="0" w:color="auto"/>
        <w:left w:val="none" w:sz="0" w:space="0" w:color="auto"/>
        <w:bottom w:val="none" w:sz="0" w:space="0" w:color="auto"/>
        <w:right w:val="none" w:sz="0" w:space="0" w:color="auto"/>
      </w:divBdr>
    </w:div>
    <w:div w:id="117529087">
      <w:bodyDiv w:val="1"/>
      <w:marLeft w:val="0"/>
      <w:marRight w:val="0"/>
      <w:marTop w:val="0"/>
      <w:marBottom w:val="0"/>
      <w:divBdr>
        <w:top w:val="none" w:sz="0" w:space="0" w:color="auto"/>
        <w:left w:val="none" w:sz="0" w:space="0" w:color="auto"/>
        <w:bottom w:val="none" w:sz="0" w:space="0" w:color="auto"/>
        <w:right w:val="none" w:sz="0" w:space="0" w:color="auto"/>
      </w:divBdr>
    </w:div>
    <w:div w:id="117721334">
      <w:bodyDiv w:val="1"/>
      <w:marLeft w:val="0"/>
      <w:marRight w:val="0"/>
      <w:marTop w:val="0"/>
      <w:marBottom w:val="0"/>
      <w:divBdr>
        <w:top w:val="none" w:sz="0" w:space="0" w:color="auto"/>
        <w:left w:val="none" w:sz="0" w:space="0" w:color="auto"/>
        <w:bottom w:val="none" w:sz="0" w:space="0" w:color="auto"/>
        <w:right w:val="none" w:sz="0" w:space="0" w:color="auto"/>
      </w:divBdr>
    </w:div>
    <w:div w:id="119417684">
      <w:bodyDiv w:val="1"/>
      <w:marLeft w:val="0"/>
      <w:marRight w:val="0"/>
      <w:marTop w:val="0"/>
      <w:marBottom w:val="0"/>
      <w:divBdr>
        <w:top w:val="none" w:sz="0" w:space="0" w:color="auto"/>
        <w:left w:val="none" w:sz="0" w:space="0" w:color="auto"/>
        <w:bottom w:val="none" w:sz="0" w:space="0" w:color="auto"/>
        <w:right w:val="none" w:sz="0" w:space="0" w:color="auto"/>
      </w:divBdr>
    </w:div>
    <w:div w:id="136073997">
      <w:bodyDiv w:val="1"/>
      <w:marLeft w:val="0"/>
      <w:marRight w:val="0"/>
      <w:marTop w:val="0"/>
      <w:marBottom w:val="0"/>
      <w:divBdr>
        <w:top w:val="none" w:sz="0" w:space="0" w:color="auto"/>
        <w:left w:val="none" w:sz="0" w:space="0" w:color="auto"/>
        <w:bottom w:val="none" w:sz="0" w:space="0" w:color="auto"/>
        <w:right w:val="none" w:sz="0" w:space="0" w:color="auto"/>
      </w:divBdr>
    </w:div>
    <w:div w:id="143590013">
      <w:bodyDiv w:val="1"/>
      <w:marLeft w:val="0"/>
      <w:marRight w:val="0"/>
      <w:marTop w:val="0"/>
      <w:marBottom w:val="0"/>
      <w:divBdr>
        <w:top w:val="none" w:sz="0" w:space="0" w:color="auto"/>
        <w:left w:val="none" w:sz="0" w:space="0" w:color="auto"/>
        <w:bottom w:val="none" w:sz="0" w:space="0" w:color="auto"/>
        <w:right w:val="none" w:sz="0" w:space="0" w:color="auto"/>
      </w:divBdr>
    </w:div>
    <w:div w:id="159739746">
      <w:bodyDiv w:val="1"/>
      <w:marLeft w:val="0"/>
      <w:marRight w:val="0"/>
      <w:marTop w:val="0"/>
      <w:marBottom w:val="0"/>
      <w:divBdr>
        <w:top w:val="none" w:sz="0" w:space="0" w:color="auto"/>
        <w:left w:val="none" w:sz="0" w:space="0" w:color="auto"/>
        <w:bottom w:val="none" w:sz="0" w:space="0" w:color="auto"/>
        <w:right w:val="none" w:sz="0" w:space="0" w:color="auto"/>
      </w:divBdr>
    </w:div>
    <w:div w:id="180321656">
      <w:bodyDiv w:val="1"/>
      <w:marLeft w:val="0"/>
      <w:marRight w:val="0"/>
      <w:marTop w:val="0"/>
      <w:marBottom w:val="0"/>
      <w:divBdr>
        <w:top w:val="none" w:sz="0" w:space="0" w:color="auto"/>
        <w:left w:val="none" w:sz="0" w:space="0" w:color="auto"/>
        <w:bottom w:val="none" w:sz="0" w:space="0" w:color="auto"/>
        <w:right w:val="none" w:sz="0" w:space="0" w:color="auto"/>
      </w:divBdr>
    </w:div>
    <w:div w:id="182939984">
      <w:bodyDiv w:val="1"/>
      <w:marLeft w:val="0"/>
      <w:marRight w:val="0"/>
      <w:marTop w:val="0"/>
      <w:marBottom w:val="0"/>
      <w:divBdr>
        <w:top w:val="none" w:sz="0" w:space="0" w:color="auto"/>
        <w:left w:val="none" w:sz="0" w:space="0" w:color="auto"/>
        <w:bottom w:val="none" w:sz="0" w:space="0" w:color="auto"/>
        <w:right w:val="none" w:sz="0" w:space="0" w:color="auto"/>
      </w:divBdr>
    </w:div>
    <w:div w:id="184712285">
      <w:bodyDiv w:val="1"/>
      <w:marLeft w:val="0"/>
      <w:marRight w:val="0"/>
      <w:marTop w:val="0"/>
      <w:marBottom w:val="0"/>
      <w:divBdr>
        <w:top w:val="none" w:sz="0" w:space="0" w:color="auto"/>
        <w:left w:val="none" w:sz="0" w:space="0" w:color="auto"/>
        <w:bottom w:val="none" w:sz="0" w:space="0" w:color="auto"/>
        <w:right w:val="none" w:sz="0" w:space="0" w:color="auto"/>
      </w:divBdr>
    </w:div>
    <w:div w:id="187960659">
      <w:bodyDiv w:val="1"/>
      <w:marLeft w:val="0"/>
      <w:marRight w:val="0"/>
      <w:marTop w:val="0"/>
      <w:marBottom w:val="0"/>
      <w:divBdr>
        <w:top w:val="none" w:sz="0" w:space="0" w:color="auto"/>
        <w:left w:val="none" w:sz="0" w:space="0" w:color="auto"/>
        <w:bottom w:val="none" w:sz="0" w:space="0" w:color="auto"/>
        <w:right w:val="none" w:sz="0" w:space="0" w:color="auto"/>
      </w:divBdr>
    </w:div>
    <w:div w:id="200171395">
      <w:bodyDiv w:val="1"/>
      <w:marLeft w:val="0"/>
      <w:marRight w:val="0"/>
      <w:marTop w:val="0"/>
      <w:marBottom w:val="0"/>
      <w:divBdr>
        <w:top w:val="none" w:sz="0" w:space="0" w:color="auto"/>
        <w:left w:val="none" w:sz="0" w:space="0" w:color="auto"/>
        <w:bottom w:val="none" w:sz="0" w:space="0" w:color="auto"/>
        <w:right w:val="none" w:sz="0" w:space="0" w:color="auto"/>
      </w:divBdr>
    </w:div>
    <w:div w:id="206601651">
      <w:bodyDiv w:val="1"/>
      <w:marLeft w:val="0"/>
      <w:marRight w:val="0"/>
      <w:marTop w:val="0"/>
      <w:marBottom w:val="0"/>
      <w:divBdr>
        <w:top w:val="none" w:sz="0" w:space="0" w:color="auto"/>
        <w:left w:val="none" w:sz="0" w:space="0" w:color="auto"/>
        <w:bottom w:val="none" w:sz="0" w:space="0" w:color="auto"/>
        <w:right w:val="none" w:sz="0" w:space="0" w:color="auto"/>
      </w:divBdr>
    </w:div>
    <w:div w:id="208419834">
      <w:bodyDiv w:val="1"/>
      <w:marLeft w:val="0"/>
      <w:marRight w:val="0"/>
      <w:marTop w:val="0"/>
      <w:marBottom w:val="0"/>
      <w:divBdr>
        <w:top w:val="none" w:sz="0" w:space="0" w:color="auto"/>
        <w:left w:val="none" w:sz="0" w:space="0" w:color="auto"/>
        <w:bottom w:val="none" w:sz="0" w:space="0" w:color="auto"/>
        <w:right w:val="none" w:sz="0" w:space="0" w:color="auto"/>
      </w:divBdr>
    </w:div>
    <w:div w:id="216821826">
      <w:bodyDiv w:val="1"/>
      <w:marLeft w:val="0"/>
      <w:marRight w:val="0"/>
      <w:marTop w:val="0"/>
      <w:marBottom w:val="0"/>
      <w:divBdr>
        <w:top w:val="none" w:sz="0" w:space="0" w:color="auto"/>
        <w:left w:val="none" w:sz="0" w:space="0" w:color="auto"/>
        <w:bottom w:val="none" w:sz="0" w:space="0" w:color="auto"/>
        <w:right w:val="none" w:sz="0" w:space="0" w:color="auto"/>
      </w:divBdr>
    </w:div>
    <w:div w:id="218633391">
      <w:bodyDiv w:val="1"/>
      <w:marLeft w:val="0"/>
      <w:marRight w:val="0"/>
      <w:marTop w:val="0"/>
      <w:marBottom w:val="0"/>
      <w:divBdr>
        <w:top w:val="none" w:sz="0" w:space="0" w:color="auto"/>
        <w:left w:val="none" w:sz="0" w:space="0" w:color="auto"/>
        <w:bottom w:val="none" w:sz="0" w:space="0" w:color="auto"/>
        <w:right w:val="none" w:sz="0" w:space="0" w:color="auto"/>
      </w:divBdr>
    </w:div>
    <w:div w:id="233590700">
      <w:bodyDiv w:val="1"/>
      <w:marLeft w:val="0"/>
      <w:marRight w:val="0"/>
      <w:marTop w:val="0"/>
      <w:marBottom w:val="0"/>
      <w:divBdr>
        <w:top w:val="none" w:sz="0" w:space="0" w:color="auto"/>
        <w:left w:val="none" w:sz="0" w:space="0" w:color="auto"/>
        <w:bottom w:val="none" w:sz="0" w:space="0" w:color="auto"/>
        <w:right w:val="none" w:sz="0" w:space="0" w:color="auto"/>
      </w:divBdr>
    </w:div>
    <w:div w:id="233853101">
      <w:bodyDiv w:val="1"/>
      <w:marLeft w:val="0"/>
      <w:marRight w:val="0"/>
      <w:marTop w:val="0"/>
      <w:marBottom w:val="0"/>
      <w:divBdr>
        <w:top w:val="none" w:sz="0" w:space="0" w:color="auto"/>
        <w:left w:val="none" w:sz="0" w:space="0" w:color="auto"/>
        <w:bottom w:val="none" w:sz="0" w:space="0" w:color="auto"/>
        <w:right w:val="none" w:sz="0" w:space="0" w:color="auto"/>
      </w:divBdr>
    </w:div>
    <w:div w:id="235017815">
      <w:bodyDiv w:val="1"/>
      <w:marLeft w:val="0"/>
      <w:marRight w:val="0"/>
      <w:marTop w:val="0"/>
      <w:marBottom w:val="0"/>
      <w:divBdr>
        <w:top w:val="none" w:sz="0" w:space="0" w:color="auto"/>
        <w:left w:val="none" w:sz="0" w:space="0" w:color="auto"/>
        <w:bottom w:val="none" w:sz="0" w:space="0" w:color="auto"/>
        <w:right w:val="none" w:sz="0" w:space="0" w:color="auto"/>
      </w:divBdr>
    </w:div>
    <w:div w:id="237596347">
      <w:bodyDiv w:val="1"/>
      <w:marLeft w:val="0"/>
      <w:marRight w:val="0"/>
      <w:marTop w:val="0"/>
      <w:marBottom w:val="0"/>
      <w:divBdr>
        <w:top w:val="none" w:sz="0" w:space="0" w:color="auto"/>
        <w:left w:val="none" w:sz="0" w:space="0" w:color="auto"/>
        <w:bottom w:val="none" w:sz="0" w:space="0" w:color="auto"/>
        <w:right w:val="none" w:sz="0" w:space="0" w:color="auto"/>
      </w:divBdr>
    </w:div>
    <w:div w:id="257446824">
      <w:bodyDiv w:val="1"/>
      <w:marLeft w:val="0"/>
      <w:marRight w:val="0"/>
      <w:marTop w:val="0"/>
      <w:marBottom w:val="0"/>
      <w:divBdr>
        <w:top w:val="none" w:sz="0" w:space="0" w:color="auto"/>
        <w:left w:val="none" w:sz="0" w:space="0" w:color="auto"/>
        <w:bottom w:val="none" w:sz="0" w:space="0" w:color="auto"/>
        <w:right w:val="none" w:sz="0" w:space="0" w:color="auto"/>
      </w:divBdr>
    </w:div>
    <w:div w:id="277376163">
      <w:bodyDiv w:val="1"/>
      <w:marLeft w:val="0"/>
      <w:marRight w:val="0"/>
      <w:marTop w:val="0"/>
      <w:marBottom w:val="0"/>
      <w:divBdr>
        <w:top w:val="none" w:sz="0" w:space="0" w:color="auto"/>
        <w:left w:val="none" w:sz="0" w:space="0" w:color="auto"/>
        <w:bottom w:val="none" w:sz="0" w:space="0" w:color="auto"/>
        <w:right w:val="none" w:sz="0" w:space="0" w:color="auto"/>
      </w:divBdr>
    </w:div>
    <w:div w:id="282229852">
      <w:bodyDiv w:val="1"/>
      <w:marLeft w:val="0"/>
      <w:marRight w:val="0"/>
      <w:marTop w:val="0"/>
      <w:marBottom w:val="0"/>
      <w:divBdr>
        <w:top w:val="none" w:sz="0" w:space="0" w:color="auto"/>
        <w:left w:val="none" w:sz="0" w:space="0" w:color="auto"/>
        <w:bottom w:val="none" w:sz="0" w:space="0" w:color="auto"/>
        <w:right w:val="none" w:sz="0" w:space="0" w:color="auto"/>
      </w:divBdr>
    </w:div>
    <w:div w:id="285089143">
      <w:bodyDiv w:val="1"/>
      <w:marLeft w:val="0"/>
      <w:marRight w:val="0"/>
      <w:marTop w:val="0"/>
      <w:marBottom w:val="0"/>
      <w:divBdr>
        <w:top w:val="none" w:sz="0" w:space="0" w:color="auto"/>
        <w:left w:val="none" w:sz="0" w:space="0" w:color="auto"/>
        <w:bottom w:val="none" w:sz="0" w:space="0" w:color="auto"/>
        <w:right w:val="none" w:sz="0" w:space="0" w:color="auto"/>
      </w:divBdr>
    </w:div>
    <w:div w:id="287785777">
      <w:bodyDiv w:val="1"/>
      <w:marLeft w:val="0"/>
      <w:marRight w:val="0"/>
      <w:marTop w:val="0"/>
      <w:marBottom w:val="0"/>
      <w:divBdr>
        <w:top w:val="none" w:sz="0" w:space="0" w:color="auto"/>
        <w:left w:val="none" w:sz="0" w:space="0" w:color="auto"/>
        <w:bottom w:val="none" w:sz="0" w:space="0" w:color="auto"/>
        <w:right w:val="none" w:sz="0" w:space="0" w:color="auto"/>
      </w:divBdr>
    </w:div>
    <w:div w:id="306907982">
      <w:bodyDiv w:val="1"/>
      <w:marLeft w:val="0"/>
      <w:marRight w:val="0"/>
      <w:marTop w:val="0"/>
      <w:marBottom w:val="0"/>
      <w:divBdr>
        <w:top w:val="none" w:sz="0" w:space="0" w:color="auto"/>
        <w:left w:val="none" w:sz="0" w:space="0" w:color="auto"/>
        <w:bottom w:val="none" w:sz="0" w:space="0" w:color="auto"/>
        <w:right w:val="none" w:sz="0" w:space="0" w:color="auto"/>
      </w:divBdr>
    </w:div>
    <w:div w:id="310906016">
      <w:bodyDiv w:val="1"/>
      <w:marLeft w:val="0"/>
      <w:marRight w:val="0"/>
      <w:marTop w:val="0"/>
      <w:marBottom w:val="0"/>
      <w:divBdr>
        <w:top w:val="none" w:sz="0" w:space="0" w:color="auto"/>
        <w:left w:val="none" w:sz="0" w:space="0" w:color="auto"/>
        <w:bottom w:val="none" w:sz="0" w:space="0" w:color="auto"/>
        <w:right w:val="none" w:sz="0" w:space="0" w:color="auto"/>
      </w:divBdr>
    </w:div>
    <w:div w:id="312491827">
      <w:bodyDiv w:val="1"/>
      <w:marLeft w:val="0"/>
      <w:marRight w:val="0"/>
      <w:marTop w:val="0"/>
      <w:marBottom w:val="0"/>
      <w:divBdr>
        <w:top w:val="none" w:sz="0" w:space="0" w:color="auto"/>
        <w:left w:val="none" w:sz="0" w:space="0" w:color="auto"/>
        <w:bottom w:val="none" w:sz="0" w:space="0" w:color="auto"/>
        <w:right w:val="none" w:sz="0" w:space="0" w:color="auto"/>
      </w:divBdr>
    </w:div>
    <w:div w:id="314837718">
      <w:bodyDiv w:val="1"/>
      <w:marLeft w:val="0"/>
      <w:marRight w:val="0"/>
      <w:marTop w:val="0"/>
      <w:marBottom w:val="0"/>
      <w:divBdr>
        <w:top w:val="none" w:sz="0" w:space="0" w:color="auto"/>
        <w:left w:val="none" w:sz="0" w:space="0" w:color="auto"/>
        <w:bottom w:val="none" w:sz="0" w:space="0" w:color="auto"/>
        <w:right w:val="none" w:sz="0" w:space="0" w:color="auto"/>
      </w:divBdr>
    </w:div>
    <w:div w:id="322049974">
      <w:bodyDiv w:val="1"/>
      <w:marLeft w:val="0"/>
      <w:marRight w:val="0"/>
      <w:marTop w:val="0"/>
      <w:marBottom w:val="0"/>
      <w:divBdr>
        <w:top w:val="none" w:sz="0" w:space="0" w:color="auto"/>
        <w:left w:val="none" w:sz="0" w:space="0" w:color="auto"/>
        <w:bottom w:val="none" w:sz="0" w:space="0" w:color="auto"/>
        <w:right w:val="none" w:sz="0" w:space="0" w:color="auto"/>
      </w:divBdr>
    </w:div>
    <w:div w:id="342825679">
      <w:bodyDiv w:val="1"/>
      <w:marLeft w:val="0"/>
      <w:marRight w:val="0"/>
      <w:marTop w:val="0"/>
      <w:marBottom w:val="0"/>
      <w:divBdr>
        <w:top w:val="none" w:sz="0" w:space="0" w:color="auto"/>
        <w:left w:val="none" w:sz="0" w:space="0" w:color="auto"/>
        <w:bottom w:val="none" w:sz="0" w:space="0" w:color="auto"/>
        <w:right w:val="none" w:sz="0" w:space="0" w:color="auto"/>
      </w:divBdr>
    </w:div>
    <w:div w:id="343753244">
      <w:bodyDiv w:val="1"/>
      <w:marLeft w:val="0"/>
      <w:marRight w:val="0"/>
      <w:marTop w:val="0"/>
      <w:marBottom w:val="0"/>
      <w:divBdr>
        <w:top w:val="none" w:sz="0" w:space="0" w:color="auto"/>
        <w:left w:val="none" w:sz="0" w:space="0" w:color="auto"/>
        <w:bottom w:val="none" w:sz="0" w:space="0" w:color="auto"/>
        <w:right w:val="none" w:sz="0" w:space="0" w:color="auto"/>
      </w:divBdr>
    </w:div>
    <w:div w:id="348221994">
      <w:bodyDiv w:val="1"/>
      <w:marLeft w:val="0"/>
      <w:marRight w:val="0"/>
      <w:marTop w:val="0"/>
      <w:marBottom w:val="0"/>
      <w:divBdr>
        <w:top w:val="none" w:sz="0" w:space="0" w:color="auto"/>
        <w:left w:val="none" w:sz="0" w:space="0" w:color="auto"/>
        <w:bottom w:val="none" w:sz="0" w:space="0" w:color="auto"/>
        <w:right w:val="none" w:sz="0" w:space="0" w:color="auto"/>
      </w:divBdr>
    </w:div>
    <w:div w:id="348725652">
      <w:bodyDiv w:val="1"/>
      <w:marLeft w:val="0"/>
      <w:marRight w:val="0"/>
      <w:marTop w:val="0"/>
      <w:marBottom w:val="0"/>
      <w:divBdr>
        <w:top w:val="none" w:sz="0" w:space="0" w:color="auto"/>
        <w:left w:val="none" w:sz="0" w:space="0" w:color="auto"/>
        <w:bottom w:val="none" w:sz="0" w:space="0" w:color="auto"/>
        <w:right w:val="none" w:sz="0" w:space="0" w:color="auto"/>
      </w:divBdr>
    </w:div>
    <w:div w:id="350031292">
      <w:bodyDiv w:val="1"/>
      <w:marLeft w:val="0"/>
      <w:marRight w:val="0"/>
      <w:marTop w:val="0"/>
      <w:marBottom w:val="0"/>
      <w:divBdr>
        <w:top w:val="none" w:sz="0" w:space="0" w:color="auto"/>
        <w:left w:val="none" w:sz="0" w:space="0" w:color="auto"/>
        <w:bottom w:val="none" w:sz="0" w:space="0" w:color="auto"/>
        <w:right w:val="none" w:sz="0" w:space="0" w:color="auto"/>
      </w:divBdr>
    </w:div>
    <w:div w:id="353386757">
      <w:bodyDiv w:val="1"/>
      <w:marLeft w:val="0"/>
      <w:marRight w:val="0"/>
      <w:marTop w:val="0"/>
      <w:marBottom w:val="0"/>
      <w:divBdr>
        <w:top w:val="none" w:sz="0" w:space="0" w:color="auto"/>
        <w:left w:val="none" w:sz="0" w:space="0" w:color="auto"/>
        <w:bottom w:val="none" w:sz="0" w:space="0" w:color="auto"/>
        <w:right w:val="none" w:sz="0" w:space="0" w:color="auto"/>
      </w:divBdr>
    </w:div>
    <w:div w:id="358900236">
      <w:bodyDiv w:val="1"/>
      <w:marLeft w:val="0"/>
      <w:marRight w:val="0"/>
      <w:marTop w:val="0"/>
      <w:marBottom w:val="0"/>
      <w:divBdr>
        <w:top w:val="none" w:sz="0" w:space="0" w:color="auto"/>
        <w:left w:val="none" w:sz="0" w:space="0" w:color="auto"/>
        <w:bottom w:val="none" w:sz="0" w:space="0" w:color="auto"/>
        <w:right w:val="none" w:sz="0" w:space="0" w:color="auto"/>
      </w:divBdr>
    </w:div>
    <w:div w:id="376321491">
      <w:bodyDiv w:val="1"/>
      <w:marLeft w:val="0"/>
      <w:marRight w:val="0"/>
      <w:marTop w:val="0"/>
      <w:marBottom w:val="0"/>
      <w:divBdr>
        <w:top w:val="none" w:sz="0" w:space="0" w:color="auto"/>
        <w:left w:val="none" w:sz="0" w:space="0" w:color="auto"/>
        <w:bottom w:val="none" w:sz="0" w:space="0" w:color="auto"/>
        <w:right w:val="none" w:sz="0" w:space="0" w:color="auto"/>
      </w:divBdr>
    </w:div>
    <w:div w:id="377314431">
      <w:bodyDiv w:val="1"/>
      <w:marLeft w:val="0"/>
      <w:marRight w:val="0"/>
      <w:marTop w:val="0"/>
      <w:marBottom w:val="0"/>
      <w:divBdr>
        <w:top w:val="none" w:sz="0" w:space="0" w:color="auto"/>
        <w:left w:val="none" w:sz="0" w:space="0" w:color="auto"/>
        <w:bottom w:val="none" w:sz="0" w:space="0" w:color="auto"/>
        <w:right w:val="none" w:sz="0" w:space="0" w:color="auto"/>
      </w:divBdr>
    </w:div>
    <w:div w:id="377512503">
      <w:bodyDiv w:val="1"/>
      <w:marLeft w:val="0"/>
      <w:marRight w:val="0"/>
      <w:marTop w:val="0"/>
      <w:marBottom w:val="0"/>
      <w:divBdr>
        <w:top w:val="none" w:sz="0" w:space="0" w:color="auto"/>
        <w:left w:val="none" w:sz="0" w:space="0" w:color="auto"/>
        <w:bottom w:val="none" w:sz="0" w:space="0" w:color="auto"/>
        <w:right w:val="none" w:sz="0" w:space="0" w:color="auto"/>
      </w:divBdr>
    </w:div>
    <w:div w:id="378163150">
      <w:bodyDiv w:val="1"/>
      <w:marLeft w:val="0"/>
      <w:marRight w:val="0"/>
      <w:marTop w:val="0"/>
      <w:marBottom w:val="0"/>
      <w:divBdr>
        <w:top w:val="none" w:sz="0" w:space="0" w:color="auto"/>
        <w:left w:val="none" w:sz="0" w:space="0" w:color="auto"/>
        <w:bottom w:val="none" w:sz="0" w:space="0" w:color="auto"/>
        <w:right w:val="none" w:sz="0" w:space="0" w:color="auto"/>
      </w:divBdr>
    </w:div>
    <w:div w:id="388960586">
      <w:bodyDiv w:val="1"/>
      <w:marLeft w:val="0"/>
      <w:marRight w:val="0"/>
      <w:marTop w:val="0"/>
      <w:marBottom w:val="0"/>
      <w:divBdr>
        <w:top w:val="none" w:sz="0" w:space="0" w:color="auto"/>
        <w:left w:val="none" w:sz="0" w:space="0" w:color="auto"/>
        <w:bottom w:val="none" w:sz="0" w:space="0" w:color="auto"/>
        <w:right w:val="none" w:sz="0" w:space="0" w:color="auto"/>
      </w:divBdr>
    </w:div>
    <w:div w:id="389036684">
      <w:bodyDiv w:val="1"/>
      <w:marLeft w:val="0"/>
      <w:marRight w:val="0"/>
      <w:marTop w:val="0"/>
      <w:marBottom w:val="0"/>
      <w:divBdr>
        <w:top w:val="none" w:sz="0" w:space="0" w:color="auto"/>
        <w:left w:val="none" w:sz="0" w:space="0" w:color="auto"/>
        <w:bottom w:val="none" w:sz="0" w:space="0" w:color="auto"/>
        <w:right w:val="none" w:sz="0" w:space="0" w:color="auto"/>
      </w:divBdr>
    </w:div>
    <w:div w:id="399795308">
      <w:bodyDiv w:val="1"/>
      <w:marLeft w:val="0"/>
      <w:marRight w:val="0"/>
      <w:marTop w:val="0"/>
      <w:marBottom w:val="0"/>
      <w:divBdr>
        <w:top w:val="none" w:sz="0" w:space="0" w:color="auto"/>
        <w:left w:val="none" w:sz="0" w:space="0" w:color="auto"/>
        <w:bottom w:val="none" w:sz="0" w:space="0" w:color="auto"/>
        <w:right w:val="none" w:sz="0" w:space="0" w:color="auto"/>
      </w:divBdr>
    </w:div>
    <w:div w:id="409427161">
      <w:bodyDiv w:val="1"/>
      <w:marLeft w:val="0"/>
      <w:marRight w:val="0"/>
      <w:marTop w:val="0"/>
      <w:marBottom w:val="0"/>
      <w:divBdr>
        <w:top w:val="none" w:sz="0" w:space="0" w:color="auto"/>
        <w:left w:val="none" w:sz="0" w:space="0" w:color="auto"/>
        <w:bottom w:val="none" w:sz="0" w:space="0" w:color="auto"/>
        <w:right w:val="none" w:sz="0" w:space="0" w:color="auto"/>
      </w:divBdr>
    </w:div>
    <w:div w:id="420831337">
      <w:bodyDiv w:val="1"/>
      <w:marLeft w:val="0"/>
      <w:marRight w:val="0"/>
      <w:marTop w:val="0"/>
      <w:marBottom w:val="0"/>
      <w:divBdr>
        <w:top w:val="none" w:sz="0" w:space="0" w:color="auto"/>
        <w:left w:val="none" w:sz="0" w:space="0" w:color="auto"/>
        <w:bottom w:val="none" w:sz="0" w:space="0" w:color="auto"/>
        <w:right w:val="none" w:sz="0" w:space="0" w:color="auto"/>
      </w:divBdr>
    </w:div>
    <w:div w:id="432826960">
      <w:bodyDiv w:val="1"/>
      <w:marLeft w:val="0"/>
      <w:marRight w:val="0"/>
      <w:marTop w:val="0"/>
      <w:marBottom w:val="0"/>
      <w:divBdr>
        <w:top w:val="none" w:sz="0" w:space="0" w:color="auto"/>
        <w:left w:val="none" w:sz="0" w:space="0" w:color="auto"/>
        <w:bottom w:val="none" w:sz="0" w:space="0" w:color="auto"/>
        <w:right w:val="none" w:sz="0" w:space="0" w:color="auto"/>
      </w:divBdr>
    </w:div>
    <w:div w:id="434524364">
      <w:bodyDiv w:val="1"/>
      <w:marLeft w:val="0"/>
      <w:marRight w:val="0"/>
      <w:marTop w:val="0"/>
      <w:marBottom w:val="0"/>
      <w:divBdr>
        <w:top w:val="none" w:sz="0" w:space="0" w:color="auto"/>
        <w:left w:val="none" w:sz="0" w:space="0" w:color="auto"/>
        <w:bottom w:val="none" w:sz="0" w:space="0" w:color="auto"/>
        <w:right w:val="none" w:sz="0" w:space="0" w:color="auto"/>
      </w:divBdr>
    </w:div>
    <w:div w:id="437331603">
      <w:bodyDiv w:val="1"/>
      <w:marLeft w:val="0"/>
      <w:marRight w:val="0"/>
      <w:marTop w:val="0"/>
      <w:marBottom w:val="0"/>
      <w:divBdr>
        <w:top w:val="none" w:sz="0" w:space="0" w:color="auto"/>
        <w:left w:val="none" w:sz="0" w:space="0" w:color="auto"/>
        <w:bottom w:val="none" w:sz="0" w:space="0" w:color="auto"/>
        <w:right w:val="none" w:sz="0" w:space="0" w:color="auto"/>
      </w:divBdr>
    </w:div>
    <w:div w:id="442388258">
      <w:bodyDiv w:val="1"/>
      <w:marLeft w:val="0"/>
      <w:marRight w:val="0"/>
      <w:marTop w:val="0"/>
      <w:marBottom w:val="0"/>
      <w:divBdr>
        <w:top w:val="none" w:sz="0" w:space="0" w:color="auto"/>
        <w:left w:val="none" w:sz="0" w:space="0" w:color="auto"/>
        <w:bottom w:val="none" w:sz="0" w:space="0" w:color="auto"/>
        <w:right w:val="none" w:sz="0" w:space="0" w:color="auto"/>
      </w:divBdr>
    </w:div>
    <w:div w:id="459031083">
      <w:bodyDiv w:val="1"/>
      <w:marLeft w:val="0"/>
      <w:marRight w:val="0"/>
      <w:marTop w:val="0"/>
      <w:marBottom w:val="0"/>
      <w:divBdr>
        <w:top w:val="none" w:sz="0" w:space="0" w:color="auto"/>
        <w:left w:val="none" w:sz="0" w:space="0" w:color="auto"/>
        <w:bottom w:val="none" w:sz="0" w:space="0" w:color="auto"/>
        <w:right w:val="none" w:sz="0" w:space="0" w:color="auto"/>
      </w:divBdr>
    </w:div>
    <w:div w:id="461926617">
      <w:bodyDiv w:val="1"/>
      <w:marLeft w:val="0"/>
      <w:marRight w:val="0"/>
      <w:marTop w:val="0"/>
      <w:marBottom w:val="0"/>
      <w:divBdr>
        <w:top w:val="none" w:sz="0" w:space="0" w:color="auto"/>
        <w:left w:val="none" w:sz="0" w:space="0" w:color="auto"/>
        <w:bottom w:val="none" w:sz="0" w:space="0" w:color="auto"/>
        <w:right w:val="none" w:sz="0" w:space="0" w:color="auto"/>
      </w:divBdr>
    </w:div>
    <w:div w:id="481582009">
      <w:bodyDiv w:val="1"/>
      <w:marLeft w:val="0"/>
      <w:marRight w:val="0"/>
      <w:marTop w:val="0"/>
      <w:marBottom w:val="0"/>
      <w:divBdr>
        <w:top w:val="none" w:sz="0" w:space="0" w:color="auto"/>
        <w:left w:val="none" w:sz="0" w:space="0" w:color="auto"/>
        <w:bottom w:val="none" w:sz="0" w:space="0" w:color="auto"/>
        <w:right w:val="none" w:sz="0" w:space="0" w:color="auto"/>
      </w:divBdr>
    </w:div>
    <w:div w:id="485125292">
      <w:bodyDiv w:val="1"/>
      <w:marLeft w:val="0"/>
      <w:marRight w:val="0"/>
      <w:marTop w:val="0"/>
      <w:marBottom w:val="0"/>
      <w:divBdr>
        <w:top w:val="none" w:sz="0" w:space="0" w:color="auto"/>
        <w:left w:val="none" w:sz="0" w:space="0" w:color="auto"/>
        <w:bottom w:val="none" w:sz="0" w:space="0" w:color="auto"/>
        <w:right w:val="none" w:sz="0" w:space="0" w:color="auto"/>
      </w:divBdr>
    </w:div>
    <w:div w:id="488911007">
      <w:bodyDiv w:val="1"/>
      <w:marLeft w:val="0"/>
      <w:marRight w:val="0"/>
      <w:marTop w:val="0"/>
      <w:marBottom w:val="0"/>
      <w:divBdr>
        <w:top w:val="none" w:sz="0" w:space="0" w:color="auto"/>
        <w:left w:val="none" w:sz="0" w:space="0" w:color="auto"/>
        <w:bottom w:val="none" w:sz="0" w:space="0" w:color="auto"/>
        <w:right w:val="none" w:sz="0" w:space="0" w:color="auto"/>
      </w:divBdr>
    </w:div>
    <w:div w:id="488911432">
      <w:bodyDiv w:val="1"/>
      <w:marLeft w:val="0"/>
      <w:marRight w:val="0"/>
      <w:marTop w:val="0"/>
      <w:marBottom w:val="0"/>
      <w:divBdr>
        <w:top w:val="none" w:sz="0" w:space="0" w:color="auto"/>
        <w:left w:val="none" w:sz="0" w:space="0" w:color="auto"/>
        <w:bottom w:val="none" w:sz="0" w:space="0" w:color="auto"/>
        <w:right w:val="none" w:sz="0" w:space="0" w:color="auto"/>
      </w:divBdr>
    </w:div>
    <w:div w:id="490020488">
      <w:bodyDiv w:val="1"/>
      <w:marLeft w:val="0"/>
      <w:marRight w:val="0"/>
      <w:marTop w:val="0"/>
      <w:marBottom w:val="0"/>
      <w:divBdr>
        <w:top w:val="none" w:sz="0" w:space="0" w:color="auto"/>
        <w:left w:val="none" w:sz="0" w:space="0" w:color="auto"/>
        <w:bottom w:val="none" w:sz="0" w:space="0" w:color="auto"/>
        <w:right w:val="none" w:sz="0" w:space="0" w:color="auto"/>
      </w:divBdr>
    </w:div>
    <w:div w:id="501815813">
      <w:bodyDiv w:val="1"/>
      <w:marLeft w:val="0"/>
      <w:marRight w:val="0"/>
      <w:marTop w:val="0"/>
      <w:marBottom w:val="0"/>
      <w:divBdr>
        <w:top w:val="none" w:sz="0" w:space="0" w:color="auto"/>
        <w:left w:val="none" w:sz="0" w:space="0" w:color="auto"/>
        <w:bottom w:val="none" w:sz="0" w:space="0" w:color="auto"/>
        <w:right w:val="none" w:sz="0" w:space="0" w:color="auto"/>
      </w:divBdr>
    </w:div>
    <w:div w:id="513955925">
      <w:bodyDiv w:val="1"/>
      <w:marLeft w:val="0"/>
      <w:marRight w:val="0"/>
      <w:marTop w:val="0"/>
      <w:marBottom w:val="0"/>
      <w:divBdr>
        <w:top w:val="none" w:sz="0" w:space="0" w:color="auto"/>
        <w:left w:val="none" w:sz="0" w:space="0" w:color="auto"/>
        <w:bottom w:val="none" w:sz="0" w:space="0" w:color="auto"/>
        <w:right w:val="none" w:sz="0" w:space="0" w:color="auto"/>
      </w:divBdr>
    </w:div>
    <w:div w:id="518546626">
      <w:bodyDiv w:val="1"/>
      <w:marLeft w:val="0"/>
      <w:marRight w:val="0"/>
      <w:marTop w:val="0"/>
      <w:marBottom w:val="0"/>
      <w:divBdr>
        <w:top w:val="none" w:sz="0" w:space="0" w:color="auto"/>
        <w:left w:val="none" w:sz="0" w:space="0" w:color="auto"/>
        <w:bottom w:val="none" w:sz="0" w:space="0" w:color="auto"/>
        <w:right w:val="none" w:sz="0" w:space="0" w:color="auto"/>
      </w:divBdr>
    </w:div>
    <w:div w:id="520513393">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38125821">
      <w:bodyDiv w:val="1"/>
      <w:marLeft w:val="0"/>
      <w:marRight w:val="0"/>
      <w:marTop w:val="0"/>
      <w:marBottom w:val="0"/>
      <w:divBdr>
        <w:top w:val="none" w:sz="0" w:space="0" w:color="auto"/>
        <w:left w:val="none" w:sz="0" w:space="0" w:color="auto"/>
        <w:bottom w:val="none" w:sz="0" w:space="0" w:color="auto"/>
        <w:right w:val="none" w:sz="0" w:space="0" w:color="auto"/>
      </w:divBdr>
    </w:div>
    <w:div w:id="545289039">
      <w:bodyDiv w:val="1"/>
      <w:marLeft w:val="0"/>
      <w:marRight w:val="0"/>
      <w:marTop w:val="0"/>
      <w:marBottom w:val="0"/>
      <w:divBdr>
        <w:top w:val="none" w:sz="0" w:space="0" w:color="auto"/>
        <w:left w:val="none" w:sz="0" w:space="0" w:color="auto"/>
        <w:bottom w:val="none" w:sz="0" w:space="0" w:color="auto"/>
        <w:right w:val="none" w:sz="0" w:space="0" w:color="auto"/>
      </w:divBdr>
    </w:div>
    <w:div w:id="547686328">
      <w:bodyDiv w:val="1"/>
      <w:marLeft w:val="0"/>
      <w:marRight w:val="0"/>
      <w:marTop w:val="0"/>
      <w:marBottom w:val="0"/>
      <w:divBdr>
        <w:top w:val="none" w:sz="0" w:space="0" w:color="auto"/>
        <w:left w:val="none" w:sz="0" w:space="0" w:color="auto"/>
        <w:bottom w:val="none" w:sz="0" w:space="0" w:color="auto"/>
        <w:right w:val="none" w:sz="0" w:space="0" w:color="auto"/>
      </w:divBdr>
    </w:div>
    <w:div w:id="557322305">
      <w:bodyDiv w:val="1"/>
      <w:marLeft w:val="0"/>
      <w:marRight w:val="0"/>
      <w:marTop w:val="0"/>
      <w:marBottom w:val="0"/>
      <w:divBdr>
        <w:top w:val="none" w:sz="0" w:space="0" w:color="auto"/>
        <w:left w:val="none" w:sz="0" w:space="0" w:color="auto"/>
        <w:bottom w:val="none" w:sz="0" w:space="0" w:color="auto"/>
        <w:right w:val="none" w:sz="0" w:space="0" w:color="auto"/>
      </w:divBdr>
    </w:div>
    <w:div w:id="559482511">
      <w:bodyDiv w:val="1"/>
      <w:marLeft w:val="0"/>
      <w:marRight w:val="0"/>
      <w:marTop w:val="0"/>
      <w:marBottom w:val="0"/>
      <w:divBdr>
        <w:top w:val="none" w:sz="0" w:space="0" w:color="auto"/>
        <w:left w:val="none" w:sz="0" w:space="0" w:color="auto"/>
        <w:bottom w:val="none" w:sz="0" w:space="0" w:color="auto"/>
        <w:right w:val="none" w:sz="0" w:space="0" w:color="auto"/>
      </w:divBdr>
    </w:div>
    <w:div w:id="564727478">
      <w:bodyDiv w:val="1"/>
      <w:marLeft w:val="0"/>
      <w:marRight w:val="0"/>
      <w:marTop w:val="0"/>
      <w:marBottom w:val="0"/>
      <w:divBdr>
        <w:top w:val="none" w:sz="0" w:space="0" w:color="auto"/>
        <w:left w:val="none" w:sz="0" w:space="0" w:color="auto"/>
        <w:bottom w:val="none" w:sz="0" w:space="0" w:color="auto"/>
        <w:right w:val="none" w:sz="0" w:space="0" w:color="auto"/>
      </w:divBdr>
    </w:div>
    <w:div w:id="570315554">
      <w:bodyDiv w:val="1"/>
      <w:marLeft w:val="0"/>
      <w:marRight w:val="0"/>
      <w:marTop w:val="0"/>
      <w:marBottom w:val="0"/>
      <w:divBdr>
        <w:top w:val="none" w:sz="0" w:space="0" w:color="auto"/>
        <w:left w:val="none" w:sz="0" w:space="0" w:color="auto"/>
        <w:bottom w:val="none" w:sz="0" w:space="0" w:color="auto"/>
        <w:right w:val="none" w:sz="0" w:space="0" w:color="auto"/>
      </w:divBdr>
    </w:div>
    <w:div w:id="572546703">
      <w:bodyDiv w:val="1"/>
      <w:marLeft w:val="0"/>
      <w:marRight w:val="0"/>
      <w:marTop w:val="0"/>
      <w:marBottom w:val="0"/>
      <w:divBdr>
        <w:top w:val="none" w:sz="0" w:space="0" w:color="auto"/>
        <w:left w:val="none" w:sz="0" w:space="0" w:color="auto"/>
        <w:bottom w:val="none" w:sz="0" w:space="0" w:color="auto"/>
        <w:right w:val="none" w:sz="0" w:space="0" w:color="auto"/>
      </w:divBdr>
    </w:div>
    <w:div w:id="586110653">
      <w:bodyDiv w:val="1"/>
      <w:marLeft w:val="0"/>
      <w:marRight w:val="0"/>
      <w:marTop w:val="0"/>
      <w:marBottom w:val="0"/>
      <w:divBdr>
        <w:top w:val="none" w:sz="0" w:space="0" w:color="auto"/>
        <w:left w:val="none" w:sz="0" w:space="0" w:color="auto"/>
        <w:bottom w:val="none" w:sz="0" w:space="0" w:color="auto"/>
        <w:right w:val="none" w:sz="0" w:space="0" w:color="auto"/>
      </w:divBdr>
    </w:div>
    <w:div w:id="590964963">
      <w:bodyDiv w:val="1"/>
      <w:marLeft w:val="0"/>
      <w:marRight w:val="0"/>
      <w:marTop w:val="0"/>
      <w:marBottom w:val="0"/>
      <w:divBdr>
        <w:top w:val="none" w:sz="0" w:space="0" w:color="auto"/>
        <w:left w:val="none" w:sz="0" w:space="0" w:color="auto"/>
        <w:bottom w:val="none" w:sz="0" w:space="0" w:color="auto"/>
        <w:right w:val="none" w:sz="0" w:space="0" w:color="auto"/>
      </w:divBdr>
    </w:div>
    <w:div w:id="595796627">
      <w:bodyDiv w:val="1"/>
      <w:marLeft w:val="0"/>
      <w:marRight w:val="0"/>
      <w:marTop w:val="0"/>
      <w:marBottom w:val="0"/>
      <w:divBdr>
        <w:top w:val="none" w:sz="0" w:space="0" w:color="auto"/>
        <w:left w:val="none" w:sz="0" w:space="0" w:color="auto"/>
        <w:bottom w:val="none" w:sz="0" w:space="0" w:color="auto"/>
        <w:right w:val="none" w:sz="0" w:space="0" w:color="auto"/>
      </w:divBdr>
    </w:div>
    <w:div w:id="601227279">
      <w:bodyDiv w:val="1"/>
      <w:marLeft w:val="0"/>
      <w:marRight w:val="0"/>
      <w:marTop w:val="0"/>
      <w:marBottom w:val="0"/>
      <w:divBdr>
        <w:top w:val="none" w:sz="0" w:space="0" w:color="auto"/>
        <w:left w:val="none" w:sz="0" w:space="0" w:color="auto"/>
        <w:bottom w:val="none" w:sz="0" w:space="0" w:color="auto"/>
        <w:right w:val="none" w:sz="0" w:space="0" w:color="auto"/>
      </w:divBdr>
    </w:div>
    <w:div w:id="602416835">
      <w:bodyDiv w:val="1"/>
      <w:marLeft w:val="0"/>
      <w:marRight w:val="0"/>
      <w:marTop w:val="0"/>
      <w:marBottom w:val="0"/>
      <w:divBdr>
        <w:top w:val="none" w:sz="0" w:space="0" w:color="auto"/>
        <w:left w:val="none" w:sz="0" w:space="0" w:color="auto"/>
        <w:bottom w:val="none" w:sz="0" w:space="0" w:color="auto"/>
        <w:right w:val="none" w:sz="0" w:space="0" w:color="auto"/>
      </w:divBdr>
    </w:div>
    <w:div w:id="609821774">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20113223">
      <w:bodyDiv w:val="1"/>
      <w:marLeft w:val="0"/>
      <w:marRight w:val="0"/>
      <w:marTop w:val="0"/>
      <w:marBottom w:val="0"/>
      <w:divBdr>
        <w:top w:val="none" w:sz="0" w:space="0" w:color="auto"/>
        <w:left w:val="none" w:sz="0" w:space="0" w:color="auto"/>
        <w:bottom w:val="none" w:sz="0" w:space="0" w:color="auto"/>
        <w:right w:val="none" w:sz="0" w:space="0" w:color="auto"/>
      </w:divBdr>
    </w:div>
    <w:div w:id="623926536">
      <w:bodyDiv w:val="1"/>
      <w:marLeft w:val="0"/>
      <w:marRight w:val="0"/>
      <w:marTop w:val="0"/>
      <w:marBottom w:val="0"/>
      <w:divBdr>
        <w:top w:val="none" w:sz="0" w:space="0" w:color="auto"/>
        <w:left w:val="none" w:sz="0" w:space="0" w:color="auto"/>
        <w:bottom w:val="none" w:sz="0" w:space="0" w:color="auto"/>
        <w:right w:val="none" w:sz="0" w:space="0" w:color="auto"/>
      </w:divBdr>
    </w:div>
    <w:div w:id="642127288">
      <w:bodyDiv w:val="1"/>
      <w:marLeft w:val="0"/>
      <w:marRight w:val="0"/>
      <w:marTop w:val="0"/>
      <w:marBottom w:val="0"/>
      <w:divBdr>
        <w:top w:val="none" w:sz="0" w:space="0" w:color="auto"/>
        <w:left w:val="none" w:sz="0" w:space="0" w:color="auto"/>
        <w:bottom w:val="none" w:sz="0" w:space="0" w:color="auto"/>
        <w:right w:val="none" w:sz="0" w:space="0" w:color="auto"/>
      </w:divBdr>
    </w:div>
    <w:div w:id="648706261">
      <w:bodyDiv w:val="1"/>
      <w:marLeft w:val="0"/>
      <w:marRight w:val="0"/>
      <w:marTop w:val="0"/>
      <w:marBottom w:val="0"/>
      <w:divBdr>
        <w:top w:val="none" w:sz="0" w:space="0" w:color="auto"/>
        <w:left w:val="none" w:sz="0" w:space="0" w:color="auto"/>
        <w:bottom w:val="none" w:sz="0" w:space="0" w:color="auto"/>
        <w:right w:val="none" w:sz="0" w:space="0" w:color="auto"/>
      </w:divBdr>
    </w:div>
    <w:div w:id="655836247">
      <w:bodyDiv w:val="1"/>
      <w:marLeft w:val="0"/>
      <w:marRight w:val="0"/>
      <w:marTop w:val="0"/>
      <w:marBottom w:val="0"/>
      <w:divBdr>
        <w:top w:val="none" w:sz="0" w:space="0" w:color="auto"/>
        <w:left w:val="none" w:sz="0" w:space="0" w:color="auto"/>
        <w:bottom w:val="none" w:sz="0" w:space="0" w:color="auto"/>
        <w:right w:val="none" w:sz="0" w:space="0" w:color="auto"/>
      </w:divBdr>
    </w:div>
    <w:div w:id="672488326">
      <w:bodyDiv w:val="1"/>
      <w:marLeft w:val="0"/>
      <w:marRight w:val="0"/>
      <w:marTop w:val="0"/>
      <w:marBottom w:val="0"/>
      <w:divBdr>
        <w:top w:val="none" w:sz="0" w:space="0" w:color="auto"/>
        <w:left w:val="none" w:sz="0" w:space="0" w:color="auto"/>
        <w:bottom w:val="none" w:sz="0" w:space="0" w:color="auto"/>
        <w:right w:val="none" w:sz="0" w:space="0" w:color="auto"/>
      </w:divBdr>
    </w:div>
    <w:div w:id="675766950">
      <w:bodyDiv w:val="1"/>
      <w:marLeft w:val="0"/>
      <w:marRight w:val="0"/>
      <w:marTop w:val="0"/>
      <w:marBottom w:val="0"/>
      <w:divBdr>
        <w:top w:val="none" w:sz="0" w:space="0" w:color="auto"/>
        <w:left w:val="none" w:sz="0" w:space="0" w:color="auto"/>
        <w:bottom w:val="none" w:sz="0" w:space="0" w:color="auto"/>
        <w:right w:val="none" w:sz="0" w:space="0" w:color="auto"/>
      </w:divBdr>
    </w:div>
    <w:div w:id="680353872">
      <w:bodyDiv w:val="1"/>
      <w:marLeft w:val="0"/>
      <w:marRight w:val="0"/>
      <w:marTop w:val="0"/>
      <w:marBottom w:val="0"/>
      <w:divBdr>
        <w:top w:val="none" w:sz="0" w:space="0" w:color="auto"/>
        <w:left w:val="none" w:sz="0" w:space="0" w:color="auto"/>
        <w:bottom w:val="none" w:sz="0" w:space="0" w:color="auto"/>
        <w:right w:val="none" w:sz="0" w:space="0" w:color="auto"/>
      </w:divBdr>
    </w:div>
    <w:div w:id="681859625">
      <w:bodyDiv w:val="1"/>
      <w:marLeft w:val="0"/>
      <w:marRight w:val="0"/>
      <w:marTop w:val="0"/>
      <w:marBottom w:val="0"/>
      <w:divBdr>
        <w:top w:val="none" w:sz="0" w:space="0" w:color="auto"/>
        <w:left w:val="none" w:sz="0" w:space="0" w:color="auto"/>
        <w:bottom w:val="none" w:sz="0" w:space="0" w:color="auto"/>
        <w:right w:val="none" w:sz="0" w:space="0" w:color="auto"/>
      </w:divBdr>
    </w:div>
    <w:div w:id="690494290">
      <w:bodyDiv w:val="1"/>
      <w:marLeft w:val="0"/>
      <w:marRight w:val="0"/>
      <w:marTop w:val="0"/>
      <w:marBottom w:val="0"/>
      <w:divBdr>
        <w:top w:val="none" w:sz="0" w:space="0" w:color="auto"/>
        <w:left w:val="none" w:sz="0" w:space="0" w:color="auto"/>
        <w:bottom w:val="none" w:sz="0" w:space="0" w:color="auto"/>
        <w:right w:val="none" w:sz="0" w:space="0" w:color="auto"/>
      </w:divBdr>
    </w:div>
    <w:div w:id="696274376">
      <w:bodyDiv w:val="1"/>
      <w:marLeft w:val="0"/>
      <w:marRight w:val="0"/>
      <w:marTop w:val="0"/>
      <w:marBottom w:val="0"/>
      <w:divBdr>
        <w:top w:val="none" w:sz="0" w:space="0" w:color="auto"/>
        <w:left w:val="none" w:sz="0" w:space="0" w:color="auto"/>
        <w:bottom w:val="none" w:sz="0" w:space="0" w:color="auto"/>
        <w:right w:val="none" w:sz="0" w:space="0" w:color="auto"/>
      </w:divBdr>
    </w:div>
    <w:div w:id="699357721">
      <w:bodyDiv w:val="1"/>
      <w:marLeft w:val="0"/>
      <w:marRight w:val="0"/>
      <w:marTop w:val="0"/>
      <w:marBottom w:val="0"/>
      <w:divBdr>
        <w:top w:val="none" w:sz="0" w:space="0" w:color="auto"/>
        <w:left w:val="none" w:sz="0" w:space="0" w:color="auto"/>
        <w:bottom w:val="none" w:sz="0" w:space="0" w:color="auto"/>
        <w:right w:val="none" w:sz="0" w:space="0" w:color="auto"/>
      </w:divBdr>
    </w:div>
    <w:div w:id="704718491">
      <w:bodyDiv w:val="1"/>
      <w:marLeft w:val="0"/>
      <w:marRight w:val="0"/>
      <w:marTop w:val="0"/>
      <w:marBottom w:val="0"/>
      <w:divBdr>
        <w:top w:val="none" w:sz="0" w:space="0" w:color="auto"/>
        <w:left w:val="none" w:sz="0" w:space="0" w:color="auto"/>
        <w:bottom w:val="none" w:sz="0" w:space="0" w:color="auto"/>
        <w:right w:val="none" w:sz="0" w:space="0" w:color="auto"/>
      </w:divBdr>
    </w:div>
    <w:div w:id="708721410">
      <w:bodyDiv w:val="1"/>
      <w:marLeft w:val="0"/>
      <w:marRight w:val="0"/>
      <w:marTop w:val="0"/>
      <w:marBottom w:val="0"/>
      <w:divBdr>
        <w:top w:val="none" w:sz="0" w:space="0" w:color="auto"/>
        <w:left w:val="none" w:sz="0" w:space="0" w:color="auto"/>
        <w:bottom w:val="none" w:sz="0" w:space="0" w:color="auto"/>
        <w:right w:val="none" w:sz="0" w:space="0" w:color="auto"/>
      </w:divBdr>
    </w:div>
    <w:div w:id="735864020">
      <w:bodyDiv w:val="1"/>
      <w:marLeft w:val="0"/>
      <w:marRight w:val="0"/>
      <w:marTop w:val="0"/>
      <w:marBottom w:val="0"/>
      <w:divBdr>
        <w:top w:val="none" w:sz="0" w:space="0" w:color="auto"/>
        <w:left w:val="none" w:sz="0" w:space="0" w:color="auto"/>
        <w:bottom w:val="none" w:sz="0" w:space="0" w:color="auto"/>
        <w:right w:val="none" w:sz="0" w:space="0" w:color="auto"/>
      </w:divBdr>
    </w:div>
    <w:div w:id="736708928">
      <w:bodyDiv w:val="1"/>
      <w:marLeft w:val="0"/>
      <w:marRight w:val="0"/>
      <w:marTop w:val="0"/>
      <w:marBottom w:val="0"/>
      <w:divBdr>
        <w:top w:val="none" w:sz="0" w:space="0" w:color="auto"/>
        <w:left w:val="none" w:sz="0" w:space="0" w:color="auto"/>
        <w:bottom w:val="none" w:sz="0" w:space="0" w:color="auto"/>
        <w:right w:val="none" w:sz="0" w:space="0" w:color="auto"/>
      </w:divBdr>
    </w:div>
    <w:div w:id="745344219">
      <w:bodyDiv w:val="1"/>
      <w:marLeft w:val="0"/>
      <w:marRight w:val="0"/>
      <w:marTop w:val="0"/>
      <w:marBottom w:val="0"/>
      <w:divBdr>
        <w:top w:val="none" w:sz="0" w:space="0" w:color="auto"/>
        <w:left w:val="none" w:sz="0" w:space="0" w:color="auto"/>
        <w:bottom w:val="none" w:sz="0" w:space="0" w:color="auto"/>
        <w:right w:val="none" w:sz="0" w:space="0" w:color="auto"/>
      </w:divBdr>
    </w:div>
    <w:div w:id="748768467">
      <w:bodyDiv w:val="1"/>
      <w:marLeft w:val="0"/>
      <w:marRight w:val="0"/>
      <w:marTop w:val="0"/>
      <w:marBottom w:val="0"/>
      <w:divBdr>
        <w:top w:val="none" w:sz="0" w:space="0" w:color="auto"/>
        <w:left w:val="none" w:sz="0" w:space="0" w:color="auto"/>
        <w:bottom w:val="none" w:sz="0" w:space="0" w:color="auto"/>
        <w:right w:val="none" w:sz="0" w:space="0" w:color="auto"/>
      </w:divBdr>
    </w:div>
    <w:div w:id="759257039">
      <w:bodyDiv w:val="1"/>
      <w:marLeft w:val="0"/>
      <w:marRight w:val="0"/>
      <w:marTop w:val="0"/>
      <w:marBottom w:val="0"/>
      <w:divBdr>
        <w:top w:val="none" w:sz="0" w:space="0" w:color="auto"/>
        <w:left w:val="none" w:sz="0" w:space="0" w:color="auto"/>
        <w:bottom w:val="none" w:sz="0" w:space="0" w:color="auto"/>
        <w:right w:val="none" w:sz="0" w:space="0" w:color="auto"/>
      </w:divBdr>
    </w:div>
    <w:div w:id="766659991">
      <w:bodyDiv w:val="1"/>
      <w:marLeft w:val="0"/>
      <w:marRight w:val="0"/>
      <w:marTop w:val="0"/>
      <w:marBottom w:val="0"/>
      <w:divBdr>
        <w:top w:val="none" w:sz="0" w:space="0" w:color="auto"/>
        <w:left w:val="none" w:sz="0" w:space="0" w:color="auto"/>
        <w:bottom w:val="none" w:sz="0" w:space="0" w:color="auto"/>
        <w:right w:val="none" w:sz="0" w:space="0" w:color="auto"/>
      </w:divBdr>
    </w:div>
    <w:div w:id="787547926">
      <w:bodyDiv w:val="1"/>
      <w:marLeft w:val="0"/>
      <w:marRight w:val="0"/>
      <w:marTop w:val="0"/>
      <w:marBottom w:val="0"/>
      <w:divBdr>
        <w:top w:val="none" w:sz="0" w:space="0" w:color="auto"/>
        <w:left w:val="none" w:sz="0" w:space="0" w:color="auto"/>
        <w:bottom w:val="none" w:sz="0" w:space="0" w:color="auto"/>
        <w:right w:val="none" w:sz="0" w:space="0" w:color="auto"/>
      </w:divBdr>
    </w:div>
    <w:div w:id="788815517">
      <w:bodyDiv w:val="1"/>
      <w:marLeft w:val="0"/>
      <w:marRight w:val="0"/>
      <w:marTop w:val="0"/>
      <w:marBottom w:val="0"/>
      <w:divBdr>
        <w:top w:val="none" w:sz="0" w:space="0" w:color="auto"/>
        <w:left w:val="none" w:sz="0" w:space="0" w:color="auto"/>
        <w:bottom w:val="none" w:sz="0" w:space="0" w:color="auto"/>
        <w:right w:val="none" w:sz="0" w:space="0" w:color="auto"/>
      </w:divBdr>
    </w:div>
    <w:div w:id="790365354">
      <w:bodyDiv w:val="1"/>
      <w:marLeft w:val="0"/>
      <w:marRight w:val="0"/>
      <w:marTop w:val="0"/>
      <w:marBottom w:val="0"/>
      <w:divBdr>
        <w:top w:val="none" w:sz="0" w:space="0" w:color="auto"/>
        <w:left w:val="none" w:sz="0" w:space="0" w:color="auto"/>
        <w:bottom w:val="none" w:sz="0" w:space="0" w:color="auto"/>
        <w:right w:val="none" w:sz="0" w:space="0" w:color="auto"/>
      </w:divBdr>
    </w:div>
    <w:div w:id="791362149">
      <w:bodyDiv w:val="1"/>
      <w:marLeft w:val="0"/>
      <w:marRight w:val="0"/>
      <w:marTop w:val="0"/>
      <w:marBottom w:val="0"/>
      <w:divBdr>
        <w:top w:val="none" w:sz="0" w:space="0" w:color="auto"/>
        <w:left w:val="none" w:sz="0" w:space="0" w:color="auto"/>
        <w:bottom w:val="none" w:sz="0" w:space="0" w:color="auto"/>
        <w:right w:val="none" w:sz="0" w:space="0" w:color="auto"/>
      </w:divBdr>
    </w:div>
    <w:div w:id="793210567">
      <w:bodyDiv w:val="1"/>
      <w:marLeft w:val="0"/>
      <w:marRight w:val="0"/>
      <w:marTop w:val="0"/>
      <w:marBottom w:val="0"/>
      <w:divBdr>
        <w:top w:val="none" w:sz="0" w:space="0" w:color="auto"/>
        <w:left w:val="none" w:sz="0" w:space="0" w:color="auto"/>
        <w:bottom w:val="none" w:sz="0" w:space="0" w:color="auto"/>
        <w:right w:val="none" w:sz="0" w:space="0" w:color="auto"/>
      </w:divBdr>
    </w:div>
    <w:div w:id="808085847">
      <w:bodyDiv w:val="1"/>
      <w:marLeft w:val="0"/>
      <w:marRight w:val="0"/>
      <w:marTop w:val="0"/>
      <w:marBottom w:val="0"/>
      <w:divBdr>
        <w:top w:val="none" w:sz="0" w:space="0" w:color="auto"/>
        <w:left w:val="none" w:sz="0" w:space="0" w:color="auto"/>
        <w:bottom w:val="none" w:sz="0" w:space="0" w:color="auto"/>
        <w:right w:val="none" w:sz="0" w:space="0" w:color="auto"/>
      </w:divBdr>
    </w:div>
    <w:div w:id="826479657">
      <w:bodyDiv w:val="1"/>
      <w:marLeft w:val="0"/>
      <w:marRight w:val="0"/>
      <w:marTop w:val="0"/>
      <w:marBottom w:val="0"/>
      <w:divBdr>
        <w:top w:val="none" w:sz="0" w:space="0" w:color="auto"/>
        <w:left w:val="none" w:sz="0" w:space="0" w:color="auto"/>
        <w:bottom w:val="none" w:sz="0" w:space="0" w:color="auto"/>
        <w:right w:val="none" w:sz="0" w:space="0" w:color="auto"/>
      </w:divBdr>
    </w:div>
    <w:div w:id="834103061">
      <w:bodyDiv w:val="1"/>
      <w:marLeft w:val="0"/>
      <w:marRight w:val="0"/>
      <w:marTop w:val="0"/>
      <w:marBottom w:val="0"/>
      <w:divBdr>
        <w:top w:val="none" w:sz="0" w:space="0" w:color="auto"/>
        <w:left w:val="none" w:sz="0" w:space="0" w:color="auto"/>
        <w:bottom w:val="none" w:sz="0" w:space="0" w:color="auto"/>
        <w:right w:val="none" w:sz="0" w:space="0" w:color="auto"/>
      </w:divBdr>
    </w:div>
    <w:div w:id="840244641">
      <w:bodyDiv w:val="1"/>
      <w:marLeft w:val="0"/>
      <w:marRight w:val="0"/>
      <w:marTop w:val="0"/>
      <w:marBottom w:val="0"/>
      <w:divBdr>
        <w:top w:val="none" w:sz="0" w:space="0" w:color="auto"/>
        <w:left w:val="none" w:sz="0" w:space="0" w:color="auto"/>
        <w:bottom w:val="none" w:sz="0" w:space="0" w:color="auto"/>
        <w:right w:val="none" w:sz="0" w:space="0" w:color="auto"/>
      </w:divBdr>
    </w:div>
    <w:div w:id="853688926">
      <w:bodyDiv w:val="1"/>
      <w:marLeft w:val="0"/>
      <w:marRight w:val="0"/>
      <w:marTop w:val="0"/>
      <w:marBottom w:val="0"/>
      <w:divBdr>
        <w:top w:val="none" w:sz="0" w:space="0" w:color="auto"/>
        <w:left w:val="none" w:sz="0" w:space="0" w:color="auto"/>
        <w:bottom w:val="none" w:sz="0" w:space="0" w:color="auto"/>
        <w:right w:val="none" w:sz="0" w:space="0" w:color="auto"/>
      </w:divBdr>
    </w:div>
    <w:div w:id="854422104">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543942">
      <w:bodyDiv w:val="1"/>
      <w:marLeft w:val="0"/>
      <w:marRight w:val="0"/>
      <w:marTop w:val="0"/>
      <w:marBottom w:val="0"/>
      <w:divBdr>
        <w:top w:val="none" w:sz="0" w:space="0" w:color="auto"/>
        <w:left w:val="none" w:sz="0" w:space="0" w:color="auto"/>
        <w:bottom w:val="none" w:sz="0" w:space="0" w:color="auto"/>
        <w:right w:val="none" w:sz="0" w:space="0" w:color="auto"/>
      </w:divBdr>
    </w:div>
    <w:div w:id="893151960">
      <w:bodyDiv w:val="1"/>
      <w:marLeft w:val="0"/>
      <w:marRight w:val="0"/>
      <w:marTop w:val="0"/>
      <w:marBottom w:val="0"/>
      <w:divBdr>
        <w:top w:val="none" w:sz="0" w:space="0" w:color="auto"/>
        <w:left w:val="none" w:sz="0" w:space="0" w:color="auto"/>
        <w:bottom w:val="none" w:sz="0" w:space="0" w:color="auto"/>
        <w:right w:val="none" w:sz="0" w:space="0" w:color="auto"/>
      </w:divBdr>
    </w:div>
    <w:div w:id="893782383">
      <w:bodyDiv w:val="1"/>
      <w:marLeft w:val="0"/>
      <w:marRight w:val="0"/>
      <w:marTop w:val="0"/>
      <w:marBottom w:val="0"/>
      <w:divBdr>
        <w:top w:val="none" w:sz="0" w:space="0" w:color="auto"/>
        <w:left w:val="none" w:sz="0" w:space="0" w:color="auto"/>
        <w:bottom w:val="none" w:sz="0" w:space="0" w:color="auto"/>
        <w:right w:val="none" w:sz="0" w:space="0" w:color="auto"/>
      </w:divBdr>
    </w:div>
    <w:div w:id="901520398">
      <w:bodyDiv w:val="1"/>
      <w:marLeft w:val="0"/>
      <w:marRight w:val="0"/>
      <w:marTop w:val="0"/>
      <w:marBottom w:val="0"/>
      <w:divBdr>
        <w:top w:val="none" w:sz="0" w:space="0" w:color="auto"/>
        <w:left w:val="none" w:sz="0" w:space="0" w:color="auto"/>
        <w:bottom w:val="none" w:sz="0" w:space="0" w:color="auto"/>
        <w:right w:val="none" w:sz="0" w:space="0" w:color="auto"/>
      </w:divBdr>
    </w:div>
    <w:div w:id="904995745">
      <w:bodyDiv w:val="1"/>
      <w:marLeft w:val="0"/>
      <w:marRight w:val="0"/>
      <w:marTop w:val="0"/>
      <w:marBottom w:val="0"/>
      <w:divBdr>
        <w:top w:val="none" w:sz="0" w:space="0" w:color="auto"/>
        <w:left w:val="none" w:sz="0" w:space="0" w:color="auto"/>
        <w:bottom w:val="none" w:sz="0" w:space="0" w:color="auto"/>
        <w:right w:val="none" w:sz="0" w:space="0" w:color="auto"/>
      </w:divBdr>
    </w:div>
    <w:div w:id="905841906">
      <w:bodyDiv w:val="1"/>
      <w:marLeft w:val="0"/>
      <w:marRight w:val="0"/>
      <w:marTop w:val="0"/>
      <w:marBottom w:val="0"/>
      <w:divBdr>
        <w:top w:val="none" w:sz="0" w:space="0" w:color="auto"/>
        <w:left w:val="none" w:sz="0" w:space="0" w:color="auto"/>
        <w:bottom w:val="none" w:sz="0" w:space="0" w:color="auto"/>
        <w:right w:val="none" w:sz="0" w:space="0" w:color="auto"/>
      </w:divBdr>
    </w:div>
    <w:div w:id="906570472">
      <w:bodyDiv w:val="1"/>
      <w:marLeft w:val="0"/>
      <w:marRight w:val="0"/>
      <w:marTop w:val="0"/>
      <w:marBottom w:val="0"/>
      <w:divBdr>
        <w:top w:val="none" w:sz="0" w:space="0" w:color="auto"/>
        <w:left w:val="none" w:sz="0" w:space="0" w:color="auto"/>
        <w:bottom w:val="none" w:sz="0" w:space="0" w:color="auto"/>
        <w:right w:val="none" w:sz="0" w:space="0" w:color="auto"/>
      </w:divBdr>
    </w:div>
    <w:div w:id="923681237">
      <w:bodyDiv w:val="1"/>
      <w:marLeft w:val="0"/>
      <w:marRight w:val="0"/>
      <w:marTop w:val="0"/>
      <w:marBottom w:val="0"/>
      <w:divBdr>
        <w:top w:val="none" w:sz="0" w:space="0" w:color="auto"/>
        <w:left w:val="none" w:sz="0" w:space="0" w:color="auto"/>
        <w:bottom w:val="none" w:sz="0" w:space="0" w:color="auto"/>
        <w:right w:val="none" w:sz="0" w:space="0" w:color="auto"/>
      </w:divBdr>
    </w:div>
    <w:div w:id="944075923">
      <w:bodyDiv w:val="1"/>
      <w:marLeft w:val="0"/>
      <w:marRight w:val="0"/>
      <w:marTop w:val="0"/>
      <w:marBottom w:val="0"/>
      <w:divBdr>
        <w:top w:val="none" w:sz="0" w:space="0" w:color="auto"/>
        <w:left w:val="none" w:sz="0" w:space="0" w:color="auto"/>
        <w:bottom w:val="none" w:sz="0" w:space="0" w:color="auto"/>
        <w:right w:val="none" w:sz="0" w:space="0" w:color="auto"/>
      </w:divBdr>
    </w:div>
    <w:div w:id="950934410">
      <w:bodyDiv w:val="1"/>
      <w:marLeft w:val="0"/>
      <w:marRight w:val="0"/>
      <w:marTop w:val="0"/>
      <w:marBottom w:val="0"/>
      <w:divBdr>
        <w:top w:val="none" w:sz="0" w:space="0" w:color="auto"/>
        <w:left w:val="none" w:sz="0" w:space="0" w:color="auto"/>
        <w:bottom w:val="none" w:sz="0" w:space="0" w:color="auto"/>
        <w:right w:val="none" w:sz="0" w:space="0" w:color="auto"/>
      </w:divBdr>
    </w:div>
    <w:div w:id="953753701">
      <w:bodyDiv w:val="1"/>
      <w:marLeft w:val="0"/>
      <w:marRight w:val="0"/>
      <w:marTop w:val="0"/>
      <w:marBottom w:val="0"/>
      <w:divBdr>
        <w:top w:val="none" w:sz="0" w:space="0" w:color="auto"/>
        <w:left w:val="none" w:sz="0" w:space="0" w:color="auto"/>
        <w:bottom w:val="none" w:sz="0" w:space="0" w:color="auto"/>
        <w:right w:val="none" w:sz="0" w:space="0" w:color="auto"/>
      </w:divBdr>
    </w:div>
    <w:div w:id="957834476">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3242071">
      <w:bodyDiv w:val="1"/>
      <w:marLeft w:val="0"/>
      <w:marRight w:val="0"/>
      <w:marTop w:val="0"/>
      <w:marBottom w:val="0"/>
      <w:divBdr>
        <w:top w:val="none" w:sz="0" w:space="0" w:color="auto"/>
        <w:left w:val="none" w:sz="0" w:space="0" w:color="auto"/>
        <w:bottom w:val="none" w:sz="0" w:space="0" w:color="auto"/>
        <w:right w:val="none" w:sz="0" w:space="0" w:color="auto"/>
      </w:divBdr>
    </w:div>
    <w:div w:id="990136504">
      <w:bodyDiv w:val="1"/>
      <w:marLeft w:val="0"/>
      <w:marRight w:val="0"/>
      <w:marTop w:val="0"/>
      <w:marBottom w:val="0"/>
      <w:divBdr>
        <w:top w:val="none" w:sz="0" w:space="0" w:color="auto"/>
        <w:left w:val="none" w:sz="0" w:space="0" w:color="auto"/>
        <w:bottom w:val="none" w:sz="0" w:space="0" w:color="auto"/>
        <w:right w:val="none" w:sz="0" w:space="0" w:color="auto"/>
      </w:divBdr>
    </w:div>
    <w:div w:id="998145475">
      <w:bodyDiv w:val="1"/>
      <w:marLeft w:val="0"/>
      <w:marRight w:val="0"/>
      <w:marTop w:val="0"/>
      <w:marBottom w:val="0"/>
      <w:divBdr>
        <w:top w:val="none" w:sz="0" w:space="0" w:color="auto"/>
        <w:left w:val="none" w:sz="0" w:space="0" w:color="auto"/>
        <w:bottom w:val="none" w:sz="0" w:space="0" w:color="auto"/>
        <w:right w:val="none" w:sz="0" w:space="0" w:color="auto"/>
      </w:divBdr>
    </w:div>
    <w:div w:id="1001927637">
      <w:bodyDiv w:val="1"/>
      <w:marLeft w:val="0"/>
      <w:marRight w:val="0"/>
      <w:marTop w:val="0"/>
      <w:marBottom w:val="0"/>
      <w:divBdr>
        <w:top w:val="none" w:sz="0" w:space="0" w:color="auto"/>
        <w:left w:val="none" w:sz="0" w:space="0" w:color="auto"/>
        <w:bottom w:val="none" w:sz="0" w:space="0" w:color="auto"/>
        <w:right w:val="none" w:sz="0" w:space="0" w:color="auto"/>
      </w:divBdr>
    </w:div>
    <w:div w:id="1004094242">
      <w:bodyDiv w:val="1"/>
      <w:marLeft w:val="0"/>
      <w:marRight w:val="0"/>
      <w:marTop w:val="0"/>
      <w:marBottom w:val="0"/>
      <w:divBdr>
        <w:top w:val="none" w:sz="0" w:space="0" w:color="auto"/>
        <w:left w:val="none" w:sz="0" w:space="0" w:color="auto"/>
        <w:bottom w:val="none" w:sz="0" w:space="0" w:color="auto"/>
        <w:right w:val="none" w:sz="0" w:space="0" w:color="auto"/>
      </w:divBdr>
    </w:div>
    <w:div w:id="1004747541">
      <w:bodyDiv w:val="1"/>
      <w:marLeft w:val="0"/>
      <w:marRight w:val="0"/>
      <w:marTop w:val="0"/>
      <w:marBottom w:val="0"/>
      <w:divBdr>
        <w:top w:val="none" w:sz="0" w:space="0" w:color="auto"/>
        <w:left w:val="none" w:sz="0" w:space="0" w:color="auto"/>
        <w:bottom w:val="none" w:sz="0" w:space="0" w:color="auto"/>
        <w:right w:val="none" w:sz="0" w:space="0" w:color="auto"/>
      </w:divBdr>
    </w:div>
    <w:div w:id="1008943320">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15107973">
      <w:bodyDiv w:val="1"/>
      <w:marLeft w:val="0"/>
      <w:marRight w:val="0"/>
      <w:marTop w:val="0"/>
      <w:marBottom w:val="0"/>
      <w:divBdr>
        <w:top w:val="none" w:sz="0" w:space="0" w:color="auto"/>
        <w:left w:val="none" w:sz="0" w:space="0" w:color="auto"/>
        <w:bottom w:val="none" w:sz="0" w:space="0" w:color="auto"/>
        <w:right w:val="none" w:sz="0" w:space="0" w:color="auto"/>
      </w:divBdr>
    </w:div>
    <w:div w:id="1019161882">
      <w:bodyDiv w:val="1"/>
      <w:marLeft w:val="0"/>
      <w:marRight w:val="0"/>
      <w:marTop w:val="0"/>
      <w:marBottom w:val="0"/>
      <w:divBdr>
        <w:top w:val="none" w:sz="0" w:space="0" w:color="auto"/>
        <w:left w:val="none" w:sz="0" w:space="0" w:color="auto"/>
        <w:bottom w:val="none" w:sz="0" w:space="0" w:color="auto"/>
        <w:right w:val="none" w:sz="0" w:space="0" w:color="auto"/>
      </w:divBdr>
    </w:div>
    <w:div w:id="1026061342">
      <w:bodyDiv w:val="1"/>
      <w:marLeft w:val="0"/>
      <w:marRight w:val="0"/>
      <w:marTop w:val="0"/>
      <w:marBottom w:val="0"/>
      <w:divBdr>
        <w:top w:val="none" w:sz="0" w:space="0" w:color="auto"/>
        <w:left w:val="none" w:sz="0" w:space="0" w:color="auto"/>
        <w:bottom w:val="none" w:sz="0" w:space="0" w:color="auto"/>
        <w:right w:val="none" w:sz="0" w:space="0" w:color="auto"/>
      </w:divBdr>
    </w:div>
    <w:div w:id="1031960530">
      <w:bodyDiv w:val="1"/>
      <w:marLeft w:val="0"/>
      <w:marRight w:val="0"/>
      <w:marTop w:val="0"/>
      <w:marBottom w:val="0"/>
      <w:divBdr>
        <w:top w:val="none" w:sz="0" w:space="0" w:color="auto"/>
        <w:left w:val="none" w:sz="0" w:space="0" w:color="auto"/>
        <w:bottom w:val="none" w:sz="0" w:space="0" w:color="auto"/>
        <w:right w:val="none" w:sz="0" w:space="0" w:color="auto"/>
      </w:divBdr>
    </w:div>
    <w:div w:id="1034311864">
      <w:bodyDiv w:val="1"/>
      <w:marLeft w:val="0"/>
      <w:marRight w:val="0"/>
      <w:marTop w:val="0"/>
      <w:marBottom w:val="0"/>
      <w:divBdr>
        <w:top w:val="none" w:sz="0" w:space="0" w:color="auto"/>
        <w:left w:val="none" w:sz="0" w:space="0" w:color="auto"/>
        <w:bottom w:val="none" w:sz="0" w:space="0" w:color="auto"/>
        <w:right w:val="none" w:sz="0" w:space="0" w:color="auto"/>
      </w:divBdr>
    </w:div>
    <w:div w:id="1039865794">
      <w:bodyDiv w:val="1"/>
      <w:marLeft w:val="0"/>
      <w:marRight w:val="0"/>
      <w:marTop w:val="0"/>
      <w:marBottom w:val="0"/>
      <w:divBdr>
        <w:top w:val="none" w:sz="0" w:space="0" w:color="auto"/>
        <w:left w:val="none" w:sz="0" w:space="0" w:color="auto"/>
        <w:bottom w:val="none" w:sz="0" w:space="0" w:color="auto"/>
        <w:right w:val="none" w:sz="0" w:space="0" w:color="auto"/>
      </w:divBdr>
    </w:div>
    <w:div w:id="1046835892">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3066999">
      <w:bodyDiv w:val="1"/>
      <w:marLeft w:val="0"/>
      <w:marRight w:val="0"/>
      <w:marTop w:val="0"/>
      <w:marBottom w:val="0"/>
      <w:divBdr>
        <w:top w:val="none" w:sz="0" w:space="0" w:color="auto"/>
        <w:left w:val="none" w:sz="0" w:space="0" w:color="auto"/>
        <w:bottom w:val="none" w:sz="0" w:space="0" w:color="auto"/>
        <w:right w:val="none" w:sz="0" w:space="0" w:color="auto"/>
      </w:divBdr>
    </w:div>
    <w:div w:id="1063220003">
      <w:bodyDiv w:val="1"/>
      <w:marLeft w:val="0"/>
      <w:marRight w:val="0"/>
      <w:marTop w:val="0"/>
      <w:marBottom w:val="0"/>
      <w:divBdr>
        <w:top w:val="none" w:sz="0" w:space="0" w:color="auto"/>
        <w:left w:val="none" w:sz="0" w:space="0" w:color="auto"/>
        <w:bottom w:val="none" w:sz="0" w:space="0" w:color="auto"/>
        <w:right w:val="none" w:sz="0" w:space="0" w:color="auto"/>
      </w:divBdr>
    </w:div>
    <w:div w:id="1065227378">
      <w:bodyDiv w:val="1"/>
      <w:marLeft w:val="0"/>
      <w:marRight w:val="0"/>
      <w:marTop w:val="0"/>
      <w:marBottom w:val="0"/>
      <w:divBdr>
        <w:top w:val="none" w:sz="0" w:space="0" w:color="auto"/>
        <w:left w:val="none" w:sz="0" w:space="0" w:color="auto"/>
        <w:bottom w:val="none" w:sz="0" w:space="0" w:color="auto"/>
        <w:right w:val="none" w:sz="0" w:space="0" w:color="auto"/>
      </w:divBdr>
    </w:div>
    <w:div w:id="1084691836">
      <w:bodyDiv w:val="1"/>
      <w:marLeft w:val="0"/>
      <w:marRight w:val="0"/>
      <w:marTop w:val="0"/>
      <w:marBottom w:val="0"/>
      <w:divBdr>
        <w:top w:val="none" w:sz="0" w:space="0" w:color="auto"/>
        <w:left w:val="none" w:sz="0" w:space="0" w:color="auto"/>
        <w:bottom w:val="none" w:sz="0" w:space="0" w:color="auto"/>
        <w:right w:val="none" w:sz="0" w:space="0" w:color="auto"/>
      </w:divBdr>
    </w:div>
    <w:div w:id="1086070943">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89085360">
      <w:bodyDiv w:val="1"/>
      <w:marLeft w:val="0"/>
      <w:marRight w:val="0"/>
      <w:marTop w:val="0"/>
      <w:marBottom w:val="0"/>
      <w:divBdr>
        <w:top w:val="none" w:sz="0" w:space="0" w:color="auto"/>
        <w:left w:val="none" w:sz="0" w:space="0" w:color="auto"/>
        <w:bottom w:val="none" w:sz="0" w:space="0" w:color="auto"/>
        <w:right w:val="none" w:sz="0" w:space="0" w:color="auto"/>
      </w:divBdr>
    </w:div>
    <w:div w:id="1090279351">
      <w:bodyDiv w:val="1"/>
      <w:marLeft w:val="0"/>
      <w:marRight w:val="0"/>
      <w:marTop w:val="0"/>
      <w:marBottom w:val="0"/>
      <w:divBdr>
        <w:top w:val="none" w:sz="0" w:space="0" w:color="auto"/>
        <w:left w:val="none" w:sz="0" w:space="0" w:color="auto"/>
        <w:bottom w:val="none" w:sz="0" w:space="0" w:color="auto"/>
        <w:right w:val="none" w:sz="0" w:space="0" w:color="auto"/>
      </w:divBdr>
    </w:div>
    <w:div w:id="109258045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093672338">
      <w:bodyDiv w:val="1"/>
      <w:marLeft w:val="0"/>
      <w:marRight w:val="0"/>
      <w:marTop w:val="0"/>
      <w:marBottom w:val="0"/>
      <w:divBdr>
        <w:top w:val="none" w:sz="0" w:space="0" w:color="auto"/>
        <w:left w:val="none" w:sz="0" w:space="0" w:color="auto"/>
        <w:bottom w:val="none" w:sz="0" w:space="0" w:color="auto"/>
        <w:right w:val="none" w:sz="0" w:space="0" w:color="auto"/>
      </w:divBdr>
    </w:div>
    <w:div w:id="1118916142">
      <w:bodyDiv w:val="1"/>
      <w:marLeft w:val="0"/>
      <w:marRight w:val="0"/>
      <w:marTop w:val="0"/>
      <w:marBottom w:val="0"/>
      <w:divBdr>
        <w:top w:val="none" w:sz="0" w:space="0" w:color="auto"/>
        <w:left w:val="none" w:sz="0" w:space="0" w:color="auto"/>
        <w:bottom w:val="none" w:sz="0" w:space="0" w:color="auto"/>
        <w:right w:val="none" w:sz="0" w:space="0" w:color="auto"/>
      </w:divBdr>
    </w:div>
    <w:div w:id="1130708406">
      <w:bodyDiv w:val="1"/>
      <w:marLeft w:val="0"/>
      <w:marRight w:val="0"/>
      <w:marTop w:val="0"/>
      <w:marBottom w:val="0"/>
      <w:divBdr>
        <w:top w:val="none" w:sz="0" w:space="0" w:color="auto"/>
        <w:left w:val="none" w:sz="0" w:space="0" w:color="auto"/>
        <w:bottom w:val="none" w:sz="0" w:space="0" w:color="auto"/>
        <w:right w:val="none" w:sz="0" w:space="0" w:color="auto"/>
      </w:divBdr>
    </w:div>
    <w:div w:id="1134181939">
      <w:bodyDiv w:val="1"/>
      <w:marLeft w:val="0"/>
      <w:marRight w:val="0"/>
      <w:marTop w:val="0"/>
      <w:marBottom w:val="0"/>
      <w:divBdr>
        <w:top w:val="none" w:sz="0" w:space="0" w:color="auto"/>
        <w:left w:val="none" w:sz="0" w:space="0" w:color="auto"/>
        <w:bottom w:val="none" w:sz="0" w:space="0" w:color="auto"/>
        <w:right w:val="none" w:sz="0" w:space="0" w:color="auto"/>
      </w:divBdr>
    </w:div>
    <w:div w:id="1135761651">
      <w:bodyDiv w:val="1"/>
      <w:marLeft w:val="0"/>
      <w:marRight w:val="0"/>
      <w:marTop w:val="0"/>
      <w:marBottom w:val="0"/>
      <w:divBdr>
        <w:top w:val="none" w:sz="0" w:space="0" w:color="auto"/>
        <w:left w:val="none" w:sz="0" w:space="0" w:color="auto"/>
        <w:bottom w:val="none" w:sz="0" w:space="0" w:color="auto"/>
        <w:right w:val="none" w:sz="0" w:space="0" w:color="auto"/>
      </w:divBdr>
    </w:div>
    <w:div w:id="1136877882">
      <w:bodyDiv w:val="1"/>
      <w:marLeft w:val="0"/>
      <w:marRight w:val="0"/>
      <w:marTop w:val="0"/>
      <w:marBottom w:val="0"/>
      <w:divBdr>
        <w:top w:val="none" w:sz="0" w:space="0" w:color="auto"/>
        <w:left w:val="none" w:sz="0" w:space="0" w:color="auto"/>
        <w:bottom w:val="none" w:sz="0" w:space="0" w:color="auto"/>
        <w:right w:val="none" w:sz="0" w:space="0" w:color="auto"/>
      </w:divBdr>
    </w:div>
    <w:div w:id="1142432141">
      <w:bodyDiv w:val="1"/>
      <w:marLeft w:val="0"/>
      <w:marRight w:val="0"/>
      <w:marTop w:val="0"/>
      <w:marBottom w:val="0"/>
      <w:divBdr>
        <w:top w:val="none" w:sz="0" w:space="0" w:color="auto"/>
        <w:left w:val="none" w:sz="0" w:space="0" w:color="auto"/>
        <w:bottom w:val="none" w:sz="0" w:space="0" w:color="auto"/>
        <w:right w:val="none" w:sz="0" w:space="0" w:color="auto"/>
      </w:divBdr>
    </w:div>
    <w:div w:id="1151215690">
      <w:bodyDiv w:val="1"/>
      <w:marLeft w:val="0"/>
      <w:marRight w:val="0"/>
      <w:marTop w:val="0"/>
      <w:marBottom w:val="0"/>
      <w:divBdr>
        <w:top w:val="none" w:sz="0" w:space="0" w:color="auto"/>
        <w:left w:val="none" w:sz="0" w:space="0" w:color="auto"/>
        <w:bottom w:val="none" w:sz="0" w:space="0" w:color="auto"/>
        <w:right w:val="none" w:sz="0" w:space="0" w:color="auto"/>
      </w:divBdr>
    </w:div>
    <w:div w:id="1154954697">
      <w:bodyDiv w:val="1"/>
      <w:marLeft w:val="0"/>
      <w:marRight w:val="0"/>
      <w:marTop w:val="0"/>
      <w:marBottom w:val="0"/>
      <w:divBdr>
        <w:top w:val="none" w:sz="0" w:space="0" w:color="auto"/>
        <w:left w:val="none" w:sz="0" w:space="0" w:color="auto"/>
        <w:bottom w:val="none" w:sz="0" w:space="0" w:color="auto"/>
        <w:right w:val="none" w:sz="0" w:space="0" w:color="auto"/>
      </w:divBdr>
    </w:div>
    <w:div w:id="1158766176">
      <w:bodyDiv w:val="1"/>
      <w:marLeft w:val="0"/>
      <w:marRight w:val="0"/>
      <w:marTop w:val="0"/>
      <w:marBottom w:val="0"/>
      <w:divBdr>
        <w:top w:val="none" w:sz="0" w:space="0" w:color="auto"/>
        <w:left w:val="none" w:sz="0" w:space="0" w:color="auto"/>
        <w:bottom w:val="none" w:sz="0" w:space="0" w:color="auto"/>
        <w:right w:val="none" w:sz="0" w:space="0" w:color="auto"/>
      </w:divBdr>
    </w:div>
    <w:div w:id="1162618939">
      <w:bodyDiv w:val="1"/>
      <w:marLeft w:val="0"/>
      <w:marRight w:val="0"/>
      <w:marTop w:val="0"/>
      <w:marBottom w:val="0"/>
      <w:divBdr>
        <w:top w:val="none" w:sz="0" w:space="0" w:color="auto"/>
        <w:left w:val="none" w:sz="0" w:space="0" w:color="auto"/>
        <w:bottom w:val="none" w:sz="0" w:space="0" w:color="auto"/>
        <w:right w:val="none" w:sz="0" w:space="0" w:color="auto"/>
      </w:divBdr>
    </w:div>
    <w:div w:id="1164783656">
      <w:bodyDiv w:val="1"/>
      <w:marLeft w:val="0"/>
      <w:marRight w:val="0"/>
      <w:marTop w:val="0"/>
      <w:marBottom w:val="0"/>
      <w:divBdr>
        <w:top w:val="none" w:sz="0" w:space="0" w:color="auto"/>
        <w:left w:val="none" w:sz="0" w:space="0" w:color="auto"/>
        <w:bottom w:val="none" w:sz="0" w:space="0" w:color="auto"/>
        <w:right w:val="none" w:sz="0" w:space="0" w:color="auto"/>
      </w:divBdr>
    </w:div>
    <w:div w:id="1165557986">
      <w:bodyDiv w:val="1"/>
      <w:marLeft w:val="0"/>
      <w:marRight w:val="0"/>
      <w:marTop w:val="0"/>
      <w:marBottom w:val="0"/>
      <w:divBdr>
        <w:top w:val="none" w:sz="0" w:space="0" w:color="auto"/>
        <w:left w:val="none" w:sz="0" w:space="0" w:color="auto"/>
        <w:bottom w:val="none" w:sz="0" w:space="0" w:color="auto"/>
        <w:right w:val="none" w:sz="0" w:space="0" w:color="auto"/>
      </w:divBdr>
    </w:div>
    <w:div w:id="1168669499">
      <w:bodyDiv w:val="1"/>
      <w:marLeft w:val="0"/>
      <w:marRight w:val="0"/>
      <w:marTop w:val="0"/>
      <w:marBottom w:val="0"/>
      <w:divBdr>
        <w:top w:val="none" w:sz="0" w:space="0" w:color="auto"/>
        <w:left w:val="none" w:sz="0" w:space="0" w:color="auto"/>
        <w:bottom w:val="none" w:sz="0" w:space="0" w:color="auto"/>
        <w:right w:val="none" w:sz="0" w:space="0" w:color="auto"/>
      </w:divBdr>
    </w:div>
    <w:div w:id="1171481596">
      <w:bodyDiv w:val="1"/>
      <w:marLeft w:val="0"/>
      <w:marRight w:val="0"/>
      <w:marTop w:val="0"/>
      <w:marBottom w:val="0"/>
      <w:divBdr>
        <w:top w:val="none" w:sz="0" w:space="0" w:color="auto"/>
        <w:left w:val="none" w:sz="0" w:space="0" w:color="auto"/>
        <w:bottom w:val="none" w:sz="0" w:space="0" w:color="auto"/>
        <w:right w:val="none" w:sz="0" w:space="0" w:color="auto"/>
      </w:divBdr>
    </w:div>
    <w:div w:id="1175069290">
      <w:bodyDiv w:val="1"/>
      <w:marLeft w:val="0"/>
      <w:marRight w:val="0"/>
      <w:marTop w:val="0"/>
      <w:marBottom w:val="0"/>
      <w:divBdr>
        <w:top w:val="none" w:sz="0" w:space="0" w:color="auto"/>
        <w:left w:val="none" w:sz="0" w:space="0" w:color="auto"/>
        <w:bottom w:val="none" w:sz="0" w:space="0" w:color="auto"/>
        <w:right w:val="none" w:sz="0" w:space="0" w:color="auto"/>
      </w:divBdr>
    </w:div>
    <w:div w:id="1182090289">
      <w:bodyDiv w:val="1"/>
      <w:marLeft w:val="0"/>
      <w:marRight w:val="0"/>
      <w:marTop w:val="0"/>
      <w:marBottom w:val="0"/>
      <w:divBdr>
        <w:top w:val="none" w:sz="0" w:space="0" w:color="auto"/>
        <w:left w:val="none" w:sz="0" w:space="0" w:color="auto"/>
        <w:bottom w:val="none" w:sz="0" w:space="0" w:color="auto"/>
        <w:right w:val="none" w:sz="0" w:space="0" w:color="auto"/>
      </w:divBdr>
    </w:div>
    <w:div w:id="1196501652">
      <w:bodyDiv w:val="1"/>
      <w:marLeft w:val="0"/>
      <w:marRight w:val="0"/>
      <w:marTop w:val="0"/>
      <w:marBottom w:val="0"/>
      <w:divBdr>
        <w:top w:val="none" w:sz="0" w:space="0" w:color="auto"/>
        <w:left w:val="none" w:sz="0" w:space="0" w:color="auto"/>
        <w:bottom w:val="none" w:sz="0" w:space="0" w:color="auto"/>
        <w:right w:val="none" w:sz="0" w:space="0" w:color="auto"/>
      </w:divBdr>
    </w:div>
    <w:div w:id="1209604617">
      <w:bodyDiv w:val="1"/>
      <w:marLeft w:val="0"/>
      <w:marRight w:val="0"/>
      <w:marTop w:val="0"/>
      <w:marBottom w:val="0"/>
      <w:divBdr>
        <w:top w:val="none" w:sz="0" w:space="0" w:color="auto"/>
        <w:left w:val="none" w:sz="0" w:space="0" w:color="auto"/>
        <w:bottom w:val="none" w:sz="0" w:space="0" w:color="auto"/>
        <w:right w:val="none" w:sz="0" w:space="0" w:color="auto"/>
      </w:divBdr>
    </w:div>
    <w:div w:id="1222524211">
      <w:bodyDiv w:val="1"/>
      <w:marLeft w:val="0"/>
      <w:marRight w:val="0"/>
      <w:marTop w:val="0"/>
      <w:marBottom w:val="0"/>
      <w:divBdr>
        <w:top w:val="none" w:sz="0" w:space="0" w:color="auto"/>
        <w:left w:val="none" w:sz="0" w:space="0" w:color="auto"/>
        <w:bottom w:val="none" w:sz="0" w:space="0" w:color="auto"/>
        <w:right w:val="none" w:sz="0" w:space="0" w:color="auto"/>
      </w:divBdr>
    </w:div>
    <w:div w:id="1222592452">
      <w:bodyDiv w:val="1"/>
      <w:marLeft w:val="0"/>
      <w:marRight w:val="0"/>
      <w:marTop w:val="0"/>
      <w:marBottom w:val="0"/>
      <w:divBdr>
        <w:top w:val="none" w:sz="0" w:space="0" w:color="auto"/>
        <w:left w:val="none" w:sz="0" w:space="0" w:color="auto"/>
        <w:bottom w:val="none" w:sz="0" w:space="0" w:color="auto"/>
        <w:right w:val="none" w:sz="0" w:space="0" w:color="auto"/>
      </w:divBdr>
    </w:div>
    <w:div w:id="122475817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174240">
      <w:bodyDiv w:val="1"/>
      <w:marLeft w:val="0"/>
      <w:marRight w:val="0"/>
      <w:marTop w:val="0"/>
      <w:marBottom w:val="0"/>
      <w:divBdr>
        <w:top w:val="none" w:sz="0" w:space="0" w:color="auto"/>
        <w:left w:val="none" w:sz="0" w:space="0" w:color="auto"/>
        <w:bottom w:val="none" w:sz="0" w:space="0" w:color="auto"/>
        <w:right w:val="none" w:sz="0" w:space="0" w:color="auto"/>
      </w:divBdr>
    </w:div>
    <w:div w:id="1244754749">
      <w:bodyDiv w:val="1"/>
      <w:marLeft w:val="0"/>
      <w:marRight w:val="0"/>
      <w:marTop w:val="0"/>
      <w:marBottom w:val="0"/>
      <w:divBdr>
        <w:top w:val="none" w:sz="0" w:space="0" w:color="auto"/>
        <w:left w:val="none" w:sz="0" w:space="0" w:color="auto"/>
        <w:bottom w:val="none" w:sz="0" w:space="0" w:color="auto"/>
        <w:right w:val="none" w:sz="0" w:space="0" w:color="auto"/>
      </w:divBdr>
    </w:div>
    <w:div w:id="1245382593">
      <w:bodyDiv w:val="1"/>
      <w:marLeft w:val="0"/>
      <w:marRight w:val="0"/>
      <w:marTop w:val="0"/>
      <w:marBottom w:val="0"/>
      <w:divBdr>
        <w:top w:val="none" w:sz="0" w:space="0" w:color="auto"/>
        <w:left w:val="none" w:sz="0" w:space="0" w:color="auto"/>
        <w:bottom w:val="none" w:sz="0" w:space="0" w:color="auto"/>
        <w:right w:val="none" w:sz="0" w:space="0" w:color="auto"/>
      </w:divBdr>
    </w:div>
    <w:div w:id="1252206246">
      <w:bodyDiv w:val="1"/>
      <w:marLeft w:val="0"/>
      <w:marRight w:val="0"/>
      <w:marTop w:val="0"/>
      <w:marBottom w:val="0"/>
      <w:divBdr>
        <w:top w:val="none" w:sz="0" w:space="0" w:color="auto"/>
        <w:left w:val="none" w:sz="0" w:space="0" w:color="auto"/>
        <w:bottom w:val="none" w:sz="0" w:space="0" w:color="auto"/>
        <w:right w:val="none" w:sz="0" w:space="0" w:color="auto"/>
      </w:divBdr>
    </w:div>
    <w:div w:id="1252935635">
      <w:bodyDiv w:val="1"/>
      <w:marLeft w:val="0"/>
      <w:marRight w:val="0"/>
      <w:marTop w:val="0"/>
      <w:marBottom w:val="0"/>
      <w:divBdr>
        <w:top w:val="none" w:sz="0" w:space="0" w:color="auto"/>
        <w:left w:val="none" w:sz="0" w:space="0" w:color="auto"/>
        <w:bottom w:val="none" w:sz="0" w:space="0" w:color="auto"/>
        <w:right w:val="none" w:sz="0" w:space="0" w:color="auto"/>
      </w:divBdr>
    </w:div>
    <w:div w:id="1253705825">
      <w:bodyDiv w:val="1"/>
      <w:marLeft w:val="0"/>
      <w:marRight w:val="0"/>
      <w:marTop w:val="0"/>
      <w:marBottom w:val="0"/>
      <w:divBdr>
        <w:top w:val="none" w:sz="0" w:space="0" w:color="auto"/>
        <w:left w:val="none" w:sz="0" w:space="0" w:color="auto"/>
        <w:bottom w:val="none" w:sz="0" w:space="0" w:color="auto"/>
        <w:right w:val="none" w:sz="0" w:space="0" w:color="auto"/>
      </w:divBdr>
    </w:div>
    <w:div w:id="1257446509">
      <w:bodyDiv w:val="1"/>
      <w:marLeft w:val="0"/>
      <w:marRight w:val="0"/>
      <w:marTop w:val="0"/>
      <w:marBottom w:val="0"/>
      <w:divBdr>
        <w:top w:val="none" w:sz="0" w:space="0" w:color="auto"/>
        <w:left w:val="none" w:sz="0" w:space="0" w:color="auto"/>
        <w:bottom w:val="none" w:sz="0" w:space="0" w:color="auto"/>
        <w:right w:val="none" w:sz="0" w:space="0" w:color="auto"/>
      </w:divBdr>
    </w:div>
    <w:div w:id="1273593498">
      <w:bodyDiv w:val="1"/>
      <w:marLeft w:val="0"/>
      <w:marRight w:val="0"/>
      <w:marTop w:val="0"/>
      <w:marBottom w:val="0"/>
      <w:divBdr>
        <w:top w:val="none" w:sz="0" w:space="0" w:color="auto"/>
        <w:left w:val="none" w:sz="0" w:space="0" w:color="auto"/>
        <w:bottom w:val="none" w:sz="0" w:space="0" w:color="auto"/>
        <w:right w:val="none" w:sz="0" w:space="0" w:color="auto"/>
      </w:divBdr>
    </w:div>
    <w:div w:id="1278609861">
      <w:bodyDiv w:val="1"/>
      <w:marLeft w:val="0"/>
      <w:marRight w:val="0"/>
      <w:marTop w:val="0"/>
      <w:marBottom w:val="0"/>
      <w:divBdr>
        <w:top w:val="none" w:sz="0" w:space="0" w:color="auto"/>
        <w:left w:val="none" w:sz="0" w:space="0" w:color="auto"/>
        <w:bottom w:val="none" w:sz="0" w:space="0" w:color="auto"/>
        <w:right w:val="none" w:sz="0" w:space="0" w:color="auto"/>
      </w:divBdr>
    </w:div>
    <w:div w:id="1285230350">
      <w:bodyDiv w:val="1"/>
      <w:marLeft w:val="0"/>
      <w:marRight w:val="0"/>
      <w:marTop w:val="0"/>
      <w:marBottom w:val="0"/>
      <w:divBdr>
        <w:top w:val="none" w:sz="0" w:space="0" w:color="auto"/>
        <w:left w:val="none" w:sz="0" w:space="0" w:color="auto"/>
        <w:bottom w:val="none" w:sz="0" w:space="0" w:color="auto"/>
        <w:right w:val="none" w:sz="0" w:space="0" w:color="auto"/>
      </w:divBdr>
    </w:div>
    <w:div w:id="1288121069">
      <w:bodyDiv w:val="1"/>
      <w:marLeft w:val="0"/>
      <w:marRight w:val="0"/>
      <w:marTop w:val="0"/>
      <w:marBottom w:val="0"/>
      <w:divBdr>
        <w:top w:val="none" w:sz="0" w:space="0" w:color="auto"/>
        <w:left w:val="none" w:sz="0" w:space="0" w:color="auto"/>
        <w:bottom w:val="none" w:sz="0" w:space="0" w:color="auto"/>
        <w:right w:val="none" w:sz="0" w:space="0" w:color="auto"/>
      </w:divBdr>
    </w:div>
    <w:div w:id="1307859902">
      <w:bodyDiv w:val="1"/>
      <w:marLeft w:val="0"/>
      <w:marRight w:val="0"/>
      <w:marTop w:val="0"/>
      <w:marBottom w:val="0"/>
      <w:divBdr>
        <w:top w:val="none" w:sz="0" w:space="0" w:color="auto"/>
        <w:left w:val="none" w:sz="0" w:space="0" w:color="auto"/>
        <w:bottom w:val="none" w:sz="0" w:space="0" w:color="auto"/>
        <w:right w:val="none" w:sz="0" w:space="0" w:color="auto"/>
      </w:divBdr>
    </w:div>
    <w:div w:id="1309284573">
      <w:bodyDiv w:val="1"/>
      <w:marLeft w:val="0"/>
      <w:marRight w:val="0"/>
      <w:marTop w:val="0"/>
      <w:marBottom w:val="0"/>
      <w:divBdr>
        <w:top w:val="none" w:sz="0" w:space="0" w:color="auto"/>
        <w:left w:val="none" w:sz="0" w:space="0" w:color="auto"/>
        <w:bottom w:val="none" w:sz="0" w:space="0" w:color="auto"/>
        <w:right w:val="none" w:sz="0" w:space="0" w:color="auto"/>
      </w:divBdr>
    </w:div>
    <w:div w:id="1313560107">
      <w:bodyDiv w:val="1"/>
      <w:marLeft w:val="0"/>
      <w:marRight w:val="0"/>
      <w:marTop w:val="0"/>
      <w:marBottom w:val="0"/>
      <w:divBdr>
        <w:top w:val="none" w:sz="0" w:space="0" w:color="auto"/>
        <w:left w:val="none" w:sz="0" w:space="0" w:color="auto"/>
        <w:bottom w:val="none" w:sz="0" w:space="0" w:color="auto"/>
        <w:right w:val="none" w:sz="0" w:space="0" w:color="auto"/>
      </w:divBdr>
    </w:div>
    <w:div w:id="1315912950">
      <w:bodyDiv w:val="1"/>
      <w:marLeft w:val="0"/>
      <w:marRight w:val="0"/>
      <w:marTop w:val="0"/>
      <w:marBottom w:val="0"/>
      <w:divBdr>
        <w:top w:val="none" w:sz="0" w:space="0" w:color="auto"/>
        <w:left w:val="none" w:sz="0" w:space="0" w:color="auto"/>
        <w:bottom w:val="none" w:sz="0" w:space="0" w:color="auto"/>
        <w:right w:val="none" w:sz="0" w:space="0" w:color="auto"/>
      </w:divBdr>
    </w:div>
    <w:div w:id="1323923151">
      <w:bodyDiv w:val="1"/>
      <w:marLeft w:val="0"/>
      <w:marRight w:val="0"/>
      <w:marTop w:val="0"/>
      <w:marBottom w:val="0"/>
      <w:divBdr>
        <w:top w:val="none" w:sz="0" w:space="0" w:color="auto"/>
        <w:left w:val="none" w:sz="0" w:space="0" w:color="auto"/>
        <w:bottom w:val="none" w:sz="0" w:space="0" w:color="auto"/>
        <w:right w:val="none" w:sz="0" w:space="0" w:color="auto"/>
      </w:divBdr>
    </w:div>
    <w:div w:id="1331061141">
      <w:bodyDiv w:val="1"/>
      <w:marLeft w:val="0"/>
      <w:marRight w:val="0"/>
      <w:marTop w:val="0"/>
      <w:marBottom w:val="0"/>
      <w:divBdr>
        <w:top w:val="none" w:sz="0" w:space="0" w:color="auto"/>
        <w:left w:val="none" w:sz="0" w:space="0" w:color="auto"/>
        <w:bottom w:val="none" w:sz="0" w:space="0" w:color="auto"/>
        <w:right w:val="none" w:sz="0" w:space="0" w:color="auto"/>
      </w:divBdr>
    </w:div>
    <w:div w:id="1356151142">
      <w:bodyDiv w:val="1"/>
      <w:marLeft w:val="0"/>
      <w:marRight w:val="0"/>
      <w:marTop w:val="0"/>
      <w:marBottom w:val="0"/>
      <w:divBdr>
        <w:top w:val="none" w:sz="0" w:space="0" w:color="auto"/>
        <w:left w:val="none" w:sz="0" w:space="0" w:color="auto"/>
        <w:bottom w:val="none" w:sz="0" w:space="0" w:color="auto"/>
        <w:right w:val="none" w:sz="0" w:space="0" w:color="auto"/>
      </w:divBdr>
    </w:div>
    <w:div w:id="1356422753">
      <w:bodyDiv w:val="1"/>
      <w:marLeft w:val="0"/>
      <w:marRight w:val="0"/>
      <w:marTop w:val="0"/>
      <w:marBottom w:val="0"/>
      <w:divBdr>
        <w:top w:val="none" w:sz="0" w:space="0" w:color="auto"/>
        <w:left w:val="none" w:sz="0" w:space="0" w:color="auto"/>
        <w:bottom w:val="none" w:sz="0" w:space="0" w:color="auto"/>
        <w:right w:val="none" w:sz="0" w:space="0" w:color="auto"/>
      </w:divBdr>
    </w:div>
    <w:div w:id="1358239567">
      <w:bodyDiv w:val="1"/>
      <w:marLeft w:val="0"/>
      <w:marRight w:val="0"/>
      <w:marTop w:val="0"/>
      <w:marBottom w:val="0"/>
      <w:divBdr>
        <w:top w:val="none" w:sz="0" w:space="0" w:color="auto"/>
        <w:left w:val="none" w:sz="0" w:space="0" w:color="auto"/>
        <w:bottom w:val="none" w:sz="0" w:space="0" w:color="auto"/>
        <w:right w:val="none" w:sz="0" w:space="0" w:color="auto"/>
      </w:divBdr>
    </w:div>
    <w:div w:id="1366638267">
      <w:bodyDiv w:val="1"/>
      <w:marLeft w:val="0"/>
      <w:marRight w:val="0"/>
      <w:marTop w:val="0"/>
      <w:marBottom w:val="0"/>
      <w:divBdr>
        <w:top w:val="none" w:sz="0" w:space="0" w:color="auto"/>
        <w:left w:val="none" w:sz="0" w:space="0" w:color="auto"/>
        <w:bottom w:val="none" w:sz="0" w:space="0" w:color="auto"/>
        <w:right w:val="none" w:sz="0" w:space="0" w:color="auto"/>
      </w:divBdr>
    </w:div>
    <w:div w:id="1369335004">
      <w:bodyDiv w:val="1"/>
      <w:marLeft w:val="0"/>
      <w:marRight w:val="0"/>
      <w:marTop w:val="0"/>
      <w:marBottom w:val="0"/>
      <w:divBdr>
        <w:top w:val="none" w:sz="0" w:space="0" w:color="auto"/>
        <w:left w:val="none" w:sz="0" w:space="0" w:color="auto"/>
        <w:bottom w:val="none" w:sz="0" w:space="0" w:color="auto"/>
        <w:right w:val="none" w:sz="0" w:space="0" w:color="auto"/>
      </w:divBdr>
    </w:div>
    <w:div w:id="1369833709">
      <w:bodyDiv w:val="1"/>
      <w:marLeft w:val="0"/>
      <w:marRight w:val="0"/>
      <w:marTop w:val="0"/>
      <w:marBottom w:val="0"/>
      <w:divBdr>
        <w:top w:val="none" w:sz="0" w:space="0" w:color="auto"/>
        <w:left w:val="none" w:sz="0" w:space="0" w:color="auto"/>
        <w:bottom w:val="none" w:sz="0" w:space="0" w:color="auto"/>
        <w:right w:val="none" w:sz="0" w:space="0" w:color="auto"/>
      </w:divBdr>
    </w:div>
    <w:div w:id="1371494621">
      <w:bodyDiv w:val="1"/>
      <w:marLeft w:val="0"/>
      <w:marRight w:val="0"/>
      <w:marTop w:val="0"/>
      <w:marBottom w:val="0"/>
      <w:divBdr>
        <w:top w:val="none" w:sz="0" w:space="0" w:color="auto"/>
        <w:left w:val="none" w:sz="0" w:space="0" w:color="auto"/>
        <w:bottom w:val="none" w:sz="0" w:space="0" w:color="auto"/>
        <w:right w:val="none" w:sz="0" w:space="0" w:color="auto"/>
      </w:divBdr>
    </w:div>
    <w:div w:id="1381398726">
      <w:bodyDiv w:val="1"/>
      <w:marLeft w:val="0"/>
      <w:marRight w:val="0"/>
      <w:marTop w:val="0"/>
      <w:marBottom w:val="0"/>
      <w:divBdr>
        <w:top w:val="none" w:sz="0" w:space="0" w:color="auto"/>
        <w:left w:val="none" w:sz="0" w:space="0" w:color="auto"/>
        <w:bottom w:val="none" w:sz="0" w:space="0" w:color="auto"/>
        <w:right w:val="none" w:sz="0" w:space="0" w:color="auto"/>
      </w:divBdr>
    </w:div>
    <w:div w:id="1386875572">
      <w:bodyDiv w:val="1"/>
      <w:marLeft w:val="0"/>
      <w:marRight w:val="0"/>
      <w:marTop w:val="0"/>
      <w:marBottom w:val="0"/>
      <w:divBdr>
        <w:top w:val="none" w:sz="0" w:space="0" w:color="auto"/>
        <w:left w:val="none" w:sz="0" w:space="0" w:color="auto"/>
        <w:bottom w:val="none" w:sz="0" w:space="0" w:color="auto"/>
        <w:right w:val="none" w:sz="0" w:space="0" w:color="auto"/>
      </w:divBdr>
    </w:div>
    <w:div w:id="1387602312">
      <w:bodyDiv w:val="1"/>
      <w:marLeft w:val="0"/>
      <w:marRight w:val="0"/>
      <w:marTop w:val="0"/>
      <w:marBottom w:val="0"/>
      <w:divBdr>
        <w:top w:val="none" w:sz="0" w:space="0" w:color="auto"/>
        <w:left w:val="none" w:sz="0" w:space="0" w:color="auto"/>
        <w:bottom w:val="none" w:sz="0" w:space="0" w:color="auto"/>
        <w:right w:val="none" w:sz="0" w:space="0" w:color="auto"/>
      </w:divBdr>
    </w:div>
    <w:div w:id="1391883869">
      <w:bodyDiv w:val="1"/>
      <w:marLeft w:val="0"/>
      <w:marRight w:val="0"/>
      <w:marTop w:val="0"/>
      <w:marBottom w:val="0"/>
      <w:divBdr>
        <w:top w:val="none" w:sz="0" w:space="0" w:color="auto"/>
        <w:left w:val="none" w:sz="0" w:space="0" w:color="auto"/>
        <w:bottom w:val="none" w:sz="0" w:space="0" w:color="auto"/>
        <w:right w:val="none" w:sz="0" w:space="0" w:color="auto"/>
      </w:divBdr>
    </w:div>
    <w:div w:id="1405491007">
      <w:bodyDiv w:val="1"/>
      <w:marLeft w:val="0"/>
      <w:marRight w:val="0"/>
      <w:marTop w:val="0"/>
      <w:marBottom w:val="0"/>
      <w:divBdr>
        <w:top w:val="none" w:sz="0" w:space="0" w:color="auto"/>
        <w:left w:val="none" w:sz="0" w:space="0" w:color="auto"/>
        <w:bottom w:val="none" w:sz="0" w:space="0" w:color="auto"/>
        <w:right w:val="none" w:sz="0" w:space="0" w:color="auto"/>
      </w:divBdr>
    </w:div>
    <w:div w:id="1419252997">
      <w:bodyDiv w:val="1"/>
      <w:marLeft w:val="0"/>
      <w:marRight w:val="0"/>
      <w:marTop w:val="0"/>
      <w:marBottom w:val="0"/>
      <w:divBdr>
        <w:top w:val="none" w:sz="0" w:space="0" w:color="auto"/>
        <w:left w:val="none" w:sz="0" w:space="0" w:color="auto"/>
        <w:bottom w:val="none" w:sz="0" w:space="0" w:color="auto"/>
        <w:right w:val="none" w:sz="0" w:space="0" w:color="auto"/>
      </w:divBdr>
    </w:div>
    <w:div w:id="1420637924">
      <w:bodyDiv w:val="1"/>
      <w:marLeft w:val="0"/>
      <w:marRight w:val="0"/>
      <w:marTop w:val="0"/>
      <w:marBottom w:val="0"/>
      <w:divBdr>
        <w:top w:val="none" w:sz="0" w:space="0" w:color="auto"/>
        <w:left w:val="none" w:sz="0" w:space="0" w:color="auto"/>
        <w:bottom w:val="none" w:sz="0" w:space="0" w:color="auto"/>
        <w:right w:val="none" w:sz="0" w:space="0" w:color="auto"/>
      </w:divBdr>
    </w:div>
    <w:div w:id="1421414227">
      <w:bodyDiv w:val="1"/>
      <w:marLeft w:val="0"/>
      <w:marRight w:val="0"/>
      <w:marTop w:val="0"/>
      <w:marBottom w:val="0"/>
      <w:divBdr>
        <w:top w:val="none" w:sz="0" w:space="0" w:color="auto"/>
        <w:left w:val="none" w:sz="0" w:space="0" w:color="auto"/>
        <w:bottom w:val="none" w:sz="0" w:space="0" w:color="auto"/>
        <w:right w:val="none" w:sz="0" w:space="0" w:color="auto"/>
      </w:divBdr>
    </w:div>
    <w:div w:id="1431387115">
      <w:bodyDiv w:val="1"/>
      <w:marLeft w:val="0"/>
      <w:marRight w:val="0"/>
      <w:marTop w:val="0"/>
      <w:marBottom w:val="0"/>
      <w:divBdr>
        <w:top w:val="none" w:sz="0" w:space="0" w:color="auto"/>
        <w:left w:val="none" w:sz="0" w:space="0" w:color="auto"/>
        <w:bottom w:val="none" w:sz="0" w:space="0" w:color="auto"/>
        <w:right w:val="none" w:sz="0" w:space="0" w:color="auto"/>
      </w:divBdr>
    </w:div>
    <w:div w:id="1443259526">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9009268">
      <w:bodyDiv w:val="1"/>
      <w:marLeft w:val="0"/>
      <w:marRight w:val="0"/>
      <w:marTop w:val="0"/>
      <w:marBottom w:val="0"/>
      <w:divBdr>
        <w:top w:val="none" w:sz="0" w:space="0" w:color="auto"/>
        <w:left w:val="none" w:sz="0" w:space="0" w:color="auto"/>
        <w:bottom w:val="none" w:sz="0" w:space="0" w:color="auto"/>
        <w:right w:val="none" w:sz="0" w:space="0" w:color="auto"/>
      </w:divBdr>
    </w:div>
    <w:div w:id="1455952174">
      <w:bodyDiv w:val="1"/>
      <w:marLeft w:val="0"/>
      <w:marRight w:val="0"/>
      <w:marTop w:val="0"/>
      <w:marBottom w:val="0"/>
      <w:divBdr>
        <w:top w:val="none" w:sz="0" w:space="0" w:color="auto"/>
        <w:left w:val="none" w:sz="0" w:space="0" w:color="auto"/>
        <w:bottom w:val="none" w:sz="0" w:space="0" w:color="auto"/>
        <w:right w:val="none" w:sz="0" w:space="0" w:color="auto"/>
      </w:divBdr>
    </w:div>
    <w:div w:id="1466579189">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0517609">
      <w:bodyDiv w:val="1"/>
      <w:marLeft w:val="0"/>
      <w:marRight w:val="0"/>
      <w:marTop w:val="0"/>
      <w:marBottom w:val="0"/>
      <w:divBdr>
        <w:top w:val="none" w:sz="0" w:space="0" w:color="auto"/>
        <w:left w:val="none" w:sz="0" w:space="0" w:color="auto"/>
        <w:bottom w:val="none" w:sz="0" w:space="0" w:color="auto"/>
        <w:right w:val="none" w:sz="0" w:space="0" w:color="auto"/>
      </w:divBdr>
    </w:div>
    <w:div w:id="1479223065">
      <w:bodyDiv w:val="1"/>
      <w:marLeft w:val="0"/>
      <w:marRight w:val="0"/>
      <w:marTop w:val="0"/>
      <w:marBottom w:val="0"/>
      <w:divBdr>
        <w:top w:val="none" w:sz="0" w:space="0" w:color="auto"/>
        <w:left w:val="none" w:sz="0" w:space="0" w:color="auto"/>
        <w:bottom w:val="none" w:sz="0" w:space="0" w:color="auto"/>
        <w:right w:val="none" w:sz="0" w:space="0" w:color="auto"/>
      </w:divBdr>
    </w:div>
    <w:div w:id="1497040661">
      <w:bodyDiv w:val="1"/>
      <w:marLeft w:val="0"/>
      <w:marRight w:val="0"/>
      <w:marTop w:val="0"/>
      <w:marBottom w:val="0"/>
      <w:divBdr>
        <w:top w:val="none" w:sz="0" w:space="0" w:color="auto"/>
        <w:left w:val="none" w:sz="0" w:space="0" w:color="auto"/>
        <w:bottom w:val="none" w:sz="0" w:space="0" w:color="auto"/>
        <w:right w:val="none" w:sz="0" w:space="0" w:color="auto"/>
      </w:divBdr>
    </w:div>
    <w:div w:id="1509522219">
      <w:bodyDiv w:val="1"/>
      <w:marLeft w:val="0"/>
      <w:marRight w:val="0"/>
      <w:marTop w:val="0"/>
      <w:marBottom w:val="0"/>
      <w:divBdr>
        <w:top w:val="none" w:sz="0" w:space="0" w:color="auto"/>
        <w:left w:val="none" w:sz="0" w:space="0" w:color="auto"/>
        <w:bottom w:val="none" w:sz="0" w:space="0" w:color="auto"/>
        <w:right w:val="none" w:sz="0" w:space="0" w:color="auto"/>
      </w:divBdr>
    </w:div>
    <w:div w:id="1516766430">
      <w:bodyDiv w:val="1"/>
      <w:marLeft w:val="0"/>
      <w:marRight w:val="0"/>
      <w:marTop w:val="0"/>
      <w:marBottom w:val="0"/>
      <w:divBdr>
        <w:top w:val="none" w:sz="0" w:space="0" w:color="auto"/>
        <w:left w:val="none" w:sz="0" w:space="0" w:color="auto"/>
        <w:bottom w:val="none" w:sz="0" w:space="0" w:color="auto"/>
        <w:right w:val="none" w:sz="0" w:space="0" w:color="auto"/>
      </w:divBdr>
    </w:div>
    <w:div w:id="1518886882">
      <w:bodyDiv w:val="1"/>
      <w:marLeft w:val="0"/>
      <w:marRight w:val="0"/>
      <w:marTop w:val="0"/>
      <w:marBottom w:val="0"/>
      <w:divBdr>
        <w:top w:val="none" w:sz="0" w:space="0" w:color="auto"/>
        <w:left w:val="none" w:sz="0" w:space="0" w:color="auto"/>
        <w:bottom w:val="none" w:sz="0" w:space="0" w:color="auto"/>
        <w:right w:val="none" w:sz="0" w:space="0" w:color="auto"/>
      </w:divBdr>
    </w:div>
    <w:div w:id="1519810020">
      <w:bodyDiv w:val="1"/>
      <w:marLeft w:val="0"/>
      <w:marRight w:val="0"/>
      <w:marTop w:val="0"/>
      <w:marBottom w:val="0"/>
      <w:divBdr>
        <w:top w:val="none" w:sz="0" w:space="0" w:color="auto"/>
        <w:left w:val="none" w:sz="0" w:space="0" w:color="auto"/>
        <w:bottom w:val="none" w:sz="0" w:space="0" w:color="auto"/>
        <w:right w:val="none" w:sz="0" w:space="0" w:color="auto"/>
      </w:divBdr>
    </w:div>
    <w:div w:id="1521822168">
      <w:bodyDiv w:val="1"/>
      <w:marLeft w:val="0"/>
      <w:marRight w:val="0"/>
      <w:marTop w:val="0"/>
      <w:marBottom w:val="0"/>
      <w:divBdr>
        <w:top w:val="none" w:sz="0" w:space="0" w:color="auto"/>
        <w:left w:val="none" w:sz="0" w:space="0" w:color="auto"/>
        <w:bottom w:val="none" w:sz="0" w:space="0" w:color="auto"/>
        <w:right w:val="none" w:sz="0" w:space="0" w:color="auto"/>
      </w:divBdr>
    </w:div>
    <w:div w:id="1531870332">
      <w:bodyDiv w:val="1"/>
      <w:marLeft w:val="0"/>
      <w:marRight w:val="0"/>
      <w:marTop w:val="0"/>
      <w:marBottom w:val="0"/>
      <w:divBdr>
        <w:top w:val="none" w:sz="0" w:space="0" w:color="auto"/>
        <w:left w:val="none" w:sz="0" w:space="0" w:color="auto"/>
        <w:bottom w:val="none" w:sz="0" w:space="0" w:color="auto"/>
        <w:right w:val="none" w:sz="0" w:space="0" w:color="auto"/>
      </w:divBdr>
    </w:div>
    <w:div w:id="1533422100">
      <w:bodyDiv w:val="1"/>
      <w:marLeft w:val="0"/>
      <w:marRight w:val="0"/>
      <w:marTop w:val="0"/>
      <w:marBottom w:val="0"/>
      <w:divBdr>
        <w:top w:val="none" w:sz="0" w:space="0" w:color="auto"/>
        <w:left w:val="none" w:sz="0" w:space="0" w:color="auto"/>
        <w:bottom w:val="none" w:sz="0" w:space="0" w:color="auto"/>
        <w:right w:val="none" w:sz="0" w:space="0" w:color="auto"/>
      </w:divBdr>
    </w:div>
    <w:div w:id="1536036759">
      <w:bodyDiv w:val="1"/>
      <w:marLeft w:val="0"/>
      <w:marRight w:val="0"/>
      <w:marTop w:val="0"/>
      <w:marBottom w:val="0"/>
      <w:divBdr>
        <w:top w:val="none" w:sz="0" w:space="0" w:color="auto"/>
        <w:left w:val="none" w:sz="0" w:space="0" w:color="auto"/>
        <w:bottom w:val="none" w:sz="0" w:space="0" w:color="auto"/>
        <w:right w:val="none" w:sz="0" w:space="0" w:color="auto"/>
      </w:divBdr>
    </w:div>
    <w:div w:id="1537692681">
      <w:bodyDiv w:val="1"/>
      <w:marLeft w:val="0"/>
      <w:marRight w:val="0"/>
      <w:marTop w:val="0"/>
      <w:marBottom w:val="0"/>
      <w:divBdr>
        <w:top w:val="none" w:sz="0" w:space="0" w:color="auto"/>
        <w:left w:val="none" w:sz="0" w:space="0" w:color="auto"/>
        <w:bottom w:val="none" w:sz="0" w:space="0" w:color="auto"/>
        <w:right w:val="none" w:sz="0" w:space="0" w:color="auto"/>
      </w:divBdr>
    </w:div>
    <w:div w:id="1546942231">
      <w:bodyDiv w:val="1"/>
      <w:marLeft w:val="0"/>
      <w:marRight w:val="0"/>
      <w:marTop w:val="0"/>
      <w:marBottom w:val="0"/>
      <w:divBdr>
        <w:top w:val="none" w:sz="0" w:space="0" w:color="auto"/>
        <w:left w:val="none" w:sz="0" w:space="0" w:color="auto"/>
        <w:bottom w:val="none" w:sz="0" w:space="0" w:color="auto"/>
        <w:right w:val="none" w:sz="0" w:space="0" w:color="auto"/>
      </w:divBdr>
    </w:div>
    <w:div w:id="1550335738">
      <w:bodyDiv w:val="1"/>
      <w:marLeft w:val="0"/>
      <w:marRight w:val="0"/>
      <w:marTop w:val="0"/>
      <w:marBottom w:val="0"/>
      <w:divBdr>
        <w:top w:val="none" w:sz="0" w:space="0" w:color="auto"/>
        <w:left w:val="none" w:sz="0" w:space="0" w:color="auto"/>
        <w:bottom w:val="none" w:sz="0" w:space="0" w:color="auto"/>
        <w:right w:val="none" w:sz="0" w:space="0" w:color="auto"/>
      </w:divBdr>
    </w:div>
    <w:div w:id="1569338462">
      <w:bodyDiv w:val="1"/>
      <w:marLeft w:val="0"/>
      <w:marRight w:val="0"/>
      <w:marTop w:val="0"/>
      <w:marBottom w:val="0"/>
      <w:divBdr>
        <w:top w:val="none" w:sz="0" w:space="0" w:color="auto"/>
        <w:left w:val="none" w:sz="0" w:space="0" w:color="auto"/>
        <w:bottom w:val="none" w:sz="0" w:space="0" w:color="auto"/>
        <w:right w:val="none" w:sz="0" w:space="0" w:color="auto"/>
      </w:divBdr>
    </w:div>
    <w:div w:id="1570114244">
      <w:bodyDiv w:val="1"/>
      <w:marLeft w:val="0"/>
      <w:marRight w:val="0"/>
      <w:marTop w:val="0"/>
      <w:marBottom w:val="0"/>
      <w:divBdr>
        <w:top w:val="none" w:sz="0" w:space="0" w:color="auto"/>
        <w:left w:val="none" w:sz="0" w:space="0" w:color="auto"/>
        <w:bottom w:val="none" w:sz="0" w:space="0" w:color="auto"/>
        <w:right w:val="none" w:sz="0" w:space="0" w:color="auto"/>
      </w:divBdr>
    </w:div>
    <w:div w:id="1573465192">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83947891">
      <w:bodyDiv w:val="1"/>
      <w:marLeft w:val="0"/>
      <w:marRight w:val="0"/>
      <w:marTop w:val="0"/>
      <w:marBottom w:val="0"/>
      <w:divBdr>
        <w:top w:val="none" w:sz="0" w:space="0" w:color="auto"/>
        <w:left w:val="none" w:sz="0" w:space="0" w:color="auto"/>
        <w:bottom w:val="none" w:sz="0" w:space="0" w:color="auto"/>
        <w:right w:val="none" w:sz="0" w:space="0" w:color="auto"/>
      </w:divBdr>
    </w:div>
    <w:div w:id="1584531595">
      <w:bodyDiv w:val="1"/>
      <w:marLeft w:val="0"/>
      <w:marRight w:val="0"/>
      <w:marTop w:val="0"/>
      <w:marBottom w:val="0"/>
      <w:divBdr>
        <w:top w:val="none" w:sz="0" w:space="0" w:color="auto"/>
        <w:left w:val="none" w:sz="0" w:space="0" w:color="auto"/>
        <w:bottom w:val="none" w:sz="0" w:space="0" w:color="auto"/>
        <w:right w:val="none" w:sz="0" w:space="0" w:color="auto"/>
      </w:divBdr>
    </w:div>
    <w:div w:id="1586380025">
      <w:bodyDiv w:val="1"/>
      <w:marLeft w:val="0"/>
      <w:marRight w:val="0"/>
      <w:marTop w:val="0"/>
      <w:marBottom w:val="0"/>
      <w:divBdr>
        <w:top w:val="none" w:sz="0" w:space="0" w:color="auto"/>
        <w:left w:val="none" w:sz="0" w:space="0" w:color="auto"/>
        <w:bottom w:val="none" w:sz="0" w:space="0" w:color="auto"/>
        <w:right w:val="none" w:sz="0" w:space="0" w:color="auto"/>
      </w:divBdr>
    </w:div>
    <w:div w:id="1593784262">
      <w:bodyDiv w:val="1"/>
      <w:marLeft w:val="0"/>
      <w:marRight w:val="0"/>
      <w:marTop w:val="0"/>
      <w:marBottom w:val="0"/>
      <w:divBdr>
        <w:top w:val="none" w:sz="0" w:space="0" w:color="auto"/>
        <w:left w:val="none" w:sz="0" w:space="0" w:color="auto"/>
        <w:bottom w:val="none" w:sz="0" w:space="0" w:color="auto"/>
        <w:right w:val="none" w:sz="0" w:space="0" w:color="auto"/>
      </w:divBdr>
    </w:div>
    <w:div w:id="1612273509">
      <w:bodyDiv w:val="1"/>
      <w:marLeft w:val="0"/>
      <w:marRight w:val="0"/>
      <w:marTop w:val="0"/>
      <w:marBottom w:val="0"/>
      <w:divBdr>
        <w:top w:val="none" w:sz="0" w:space="0" w:color="auto"/>
        <w:left w:val="none" w:sz="0" w:space="0" w:color="auto"/>
        <w:bottom w:val="none" w:sz="0" w:space="0" w:color="auto"/>
        <w:right w:val="none" w:sz="0" w:space="0" w:color="auto"/>
      </w:divBdr>
    </w:div>
    <w:div w:id="1614089134">
      <w:bodyDiv w:val="1"/>
      <w:marLeft w:val="0"/>
      <w:marRight w:val="0"/>
      <w:marTop w:val="0"/>
      <w:marBottom w:val="0"/>
      <w:divBdr>
        <w:top w:val="none" w:sz="0" w:space="0" w:color="auto"/>
        <w:left w:val="none" w:sz="0" w:space="0" w:color="auto"/>
        <w:bottom w:val="none" w:sz="0" w:space="0" w:color="auto"/>
        <w:right w:val="none" w:sz="0" w:space="0" w:color="auto"/>
      </w:divBdr>
    </w:div>
    <w:div w:id="1615094536">
      <w:bodyDiv w:val="1"/>
      <w:marLeft w:val="0"/>
      <w:marRight w:val="0"/>
      <w:marTop w:val="0"/>
      <w:marBottom w:val="0"/>
      <w:divBdr>
        <w:top w:val="none" w:sz="0" w:space="0" w:color="auto"/>
        <w:left w:val="none" w:sz="0" w:space="0" w:color="auto"/>
        <w:bottom w:val="none" w:sz="0" w:space="0" w:color="auto"/>
        <w:right w:val="none" w:sz="0" w:space="0" w:color="auto"/>
      </w:divBdr>
    </w:div>
    <w:div w:id="1627542498">
      <w:bodyDiv w:val="1"/>
      <w:marLeft w:val="0"/>
      <w:marRight w:val="0"/>
      <w:marTop w:val="0"/>
      <w:marBottom w:val="0"/>
      <w:divBdr>
        <w:top w:val="none" w:sz="0" w:space="0" w:color="auto"/>
        <w:left w:val="none" w:sz="0" w:space="0" w:color="auto"/>
        <w:bottom w:val="none" w:sz="0" w:space="0" w:color="auto"/>
        <w:right w:val="none" w:sz="0" w:space="0" w:color="auto"/>
      </w:divBdr>
    </w:div>
    <w:div w:id="1638218360">
      <w:bodyDiv w:val="1"/>
      <w:marLeft w:val="0"/>
      <w:marRight w:val="0"/>
      <w:marTop w:val="0"/>
      <w:marBottom w:val="0"/>
      <w:divBdr>
        <w:top w:val="none" w:sz="0" w:space="0" w:color="auto"/>
        <w:left w:val="none" w:sz="0" w:space="0" w:color="auto"/>
        <w:bottom w:val="none" w:sz="0" w:space="0" w:color="auto"/>
        <w:right w:val="none" w:sz="0" w:space="0" w:color="auto"/>
      </w:divBdr>
    </w:div>
    <w:div w:id="1643929357">
      <w:bodyDiv w:val="1"/>
      <w:marLeft w:val="0"/>
      <w:marRight w:val="0"/>
      <w:marTop w:val="0"/>
      <w:marBottom w:val="0"/>
      <w:divBdr>
        <w:top w:val="none" w:sz="0" w:space="0" w:color="auto"/>
        <w:left w:val="none" w:sz="0" w:space="0" w:color="auto"/>
        <w:bottom w:val="none" w:sz="0" w:space="0" w:color="auto"/>
        <w:right w:val="none" w:sz="0" w:space="0" w:color="auto"/>
      </w:divBdr>
    </w:div>
    <w:div w:id="1646469158">
      <w:bodyDiv w:val="1"/>
      <w:marLeft w:val="0"/>
      <w:marRight w:val="0"/>
      <w:marTop w:val="0"/>
      <w:marBottom w:val="0"/>
      <w:divBdr>
        <w:top w:val="none" w:sz="0" w:space="0" w:color="auto"/>
        <w:left w:val="none" w:sz="0" w:space="0" w:color="auto"/>
        <w:bottom w:val="none" w:sz="0" w:space="0" w:color="auto"/>
        <w:right w:val="none" w:sz="0" w:space="0" w:color="auto"/>
      </w:divBdr>
    </w:div>
    <w:div w:id="1648900231">
      <w:bodyDiv w:val="1"/>
      <w:marLeft w:val="0"/>
      <w:marRight w:val="0"/>
      <w:marTop w:val="0"/>
      <w:marBottom w:val="0"/>
      <w:divBdr>
        <w:top w:val="none" w:sz="0" w:space="0" w:color="auto"/>
        <w:left w:val="none" w:sz="0" w:space="0" w:color="auto"/>
        <w:bottom w:val="none" w:sz="0" w:space="0" w:color="auto"/>
        <w:right w:val="none" w:sz="0" w:space="0" w:color="auto"/>
      </w:divBdr>
    </w:div>
    <w:div w:id="1650476373">
      <w:bodyDiv w:val="1"/>
      <w:marLeft w:val="0"/>
      <w:marRight w:val="0"/>
      <w:marTop w:val="0"/>
      <w:marBottom w:val="0"/>
      <w:divBdr>
        <w:top w:val="none" w:sz="0" w:space="0" w:color="auto"/>
        <w:left w:val="none" w:sz="0" w:space="0" w:color="auto"/>
        <w:bottom w:val="none" w:sz="0" w:space="0" w:color="auto"/>
        <w:right w:val="none" w:sz="0" w:space="0" w:color="auto"/>
      </w:divBdr>
    </w:div>
    <w:div w:id="1652516266">
      <w:bodyDiv w:val="1"/>
      <w:marLeft w:val="0"/>
      <w:marRight w:val="0"/>
      <w:marTop w:val="0"/>
      <w:marBottom w:val="0"/>
      <w:divBdr>
        <w:top w:val="none" w:sz="0" w:space="0" w:color="auto"/>
        <w:left w:val="none" w:sz="0" w:space="0" w:color="auto"/>
        <w:bottom w:val="none" w:sz="0" w:space="0" w:color="auto"/>
        <w:right w:val="none" w:sz="0" w:space="0" w:color="auto"/>
      </w:divBdr>
    </w:div>
    <w:div w:id="1666517251">
      <w:bodyDiv w:val="1"/>
      <w:marLeft w:val="0"/>
      <w:marRight w:val="0"/>
      <w:marTop w:val="0"/>
      <w:marBottom w:val="0"/>
      <w:divBdr>
        <w:top w:val="none" w:sz="0" w:space="0" w:color="auto"/>
        <w:left w:val="none" w:sz="0" w:space="0" w:color="auto"/>
        <w:bottom w:val="none" w:sz="0" w:space="0" w:color="auto"/>
        <w:right w:val="none" w:sz="0" w:space="0" w:color="auto"/>
      </w:divBdr>
    </w:div>
    <w:div w:id="1674798219">
      <w:bodyDiv w:val="1"/>
      <w:marLeft w:val="0"/>
      <w:marRight w:val="0"/>
      <w:marTop w:val="0"/>
      <w:marBottom w:val="0"/>
      <w:divBdr>
        <w:top w:val="none" w:sz="0" w:space="0" w:color="auto"/>
        <w:left w:val="none" w:sz="0" w:space="0" w:color="auto"/>
        <w:bottom w:val="none" w:sz="0" w:space="0" w:color="auto"/>
        <w:right w:val="none" w:sz="0" w:space="0" w:color="auto"/>
      </w:divBdr>
    </w:div>
    <w:div w:id="1685087733">
      <w:bodyDiv w:val="1"/>
      <w:marLeft w:val="0"/>
      <w:marRight w:val="0"/>
      <w:marTop w:val="0"/>
      <w:marBottom w:val="0"/>
      <w:divBdr>
        <w:top w:val="none" w:sz="0" w:space="0" w:color="auto"/>
        <w:left w:val="none" w:sz="0" w:space="0" w:color="auto"/>
        <w:bottom w:val="none" w:sz="0" w:space="0" w:color="auto"/>
        <w:right w:val="none" w:sz="0" w:space="0" w:color="auto"/>
      </w:divBdr>
    </w:div>
    <w:div w:id="1689717991">
      <w:bodyDiv w:val="1"/>
      <w:marLeft w:val="0"/>
      <w:marRight w:val="0"/>
      <w:marTop w:val="0"/>
      <w:marBottom w:val="0"/>
      <w:divBdr>
        <w:top w:val="none" w:sz="0" w:space="0" w:color="auto"/>
        <w:left w:val="none" w:sz="0" w:space="0" w:color="auto"/>
        <w:bottom w:val="none" w:sz="0" w:space="0" w:color="auto"/>
        <w:right w:val="none" w:sz="0" w:space="0" w:color="auto"/>
      </w:divBdr>
    </w:div>
    <w:div w:id="1694109729">
      <w:bodyDiv w:val="1"/>
      <w:marLeft w:val="0"/>
      <w:marRight w:val="0"/>
      <w:marTop w:val="0"/>
      <w:marBottom w:val="0"/>
      <w:divBdr>
        <w:top w:val="none" w:sz="0" w:space="0" w:color="auto"/>
        <w:left w:val="none" w:sz="0" w:space="0" w:color="auto"/>
        <w:bottom w:val="none" w:sz="0" w:space="0" w:color="auto"/>
        <w:right w:val="none" w:sz="0" w:space="0" w:color="auto"/>
      </w:divBdr>
    </w:div>
    <w:div w:id="1695111714">
      <w:bodyDiv w:val="1"/>
      <w:marLeft w:val="0"/>
      <w:marRight w:val="0"/>
      <w:marTop w:val="0"/>
      <w:marBottom w:val="0"/>
      <w:divBdr>
        <w:top w:val="none" w:sz="0" w:space="0" w:color="auto"/>
        <w:left w:val="none" w:sz="0" w:space="0" w:color="auto"/>
        <w:bottom w:val="none" w:sz="0" w:space="0" w:color="auto"/>
        <w:right w:val="none" w:sz="0" w:space="0" w:color="auto"/>
      </w:divBdr>
    </w:div>
    <w:div w:id="1701281539">
      <w:bodyDiv w:val="1"/>
      <w:marLeft w:val="0"/>
      <w:marRight w:val="0"/>
      <w:marTop w:val="0"/>
      <w:marBottom w:val="0"/>
      <w:divBdr>
        <w:top w:val="none" w:sz="0" w:space="0" w:color="auto"/>
        <w:left w:val="none" w:sz="0" w:space="0" w:color="auto"/>
        <w:bottom w:val="none" w:sz="0" w:space="0" w:color="auto"/>
        <w:right w:val="none" w:sz="0" w:space="0" w:color="auto"/>
      </w:divBdr>
    </w:div>
    <w:div w:id="1702588777">
      <w:bodyDiv w:val="1"/>
      <w:marLeft w:val="0"/>
      <w:marRight w:val="0"/>
      <w:marTop w:val="0"/>
      <w:marBottom w:val="0"/>
      <w:divBdr>
        <w:top w:val="none" w:sz="0" w:space="0" w:color="auto"/>
        <w:left w:val="none" w:sz="0" w:space="0" w:color="auto"/>
        <w:bottom w:val="none" w:sz="0" w:space="0" w:color="auto"/>
        <w:right w:val="none" w:sz="0" w:space="0" w:color="auto"/>
      </w:divBdr>
    </w:div>
    <w:div w:id="1705328189">
      <w:bodyDiv w:val="1"/>
      <w:marLeft w:val="0"/>
      <w:marRight w:val="0"/>
      <w:marTop w:val="0"/>
      <w:marBottom w:val="0"/>
      <w:divBdr>
        <w:top w:val="none" w:sz="0" w:space="0" w:color="auto"/>
        <w:left w:val="none" w:sz="0" w:space="0" w:color="auto"/>
        <w:bottom w:val="none" w:sz="0" w:space="0" w:color="auto"/>
        <w:right w:val="none" w:sz="0" w:space="0" w:color="auto"/>
      </w:divBdr>
    </w:div>
    <w:div w:id="1728214732">
      <w:bodyDiv w:val="1"/>
      <w:marLeft w:val="0"/>
      <w:marRight w:val="0"/>
      <w:marTop w:val="0"/>
      <w:marBottom w:val="0"/>
      <w:divBdr>
        <w:top w:val="none" w:sz="0" w:space="0" w:color="auto"/>
        <w:left w:val="none" w:sz="0" w:space="0" w:color="auto"/>
        <w:bottom w:val="none" w:sz="0" w:space="0" w:color="auto"/>
        <w:right w:val="none" w:sz="0" w:space="0" w:color="auto"/>
      </w:divBdr>
    </w:div>
    <w:div w:id="1730960697">
      <w:bodyDiv w:val="1"/>
      <w:marLeft w:val="0"/>
      <w:marRight w:val="0"/>
      <w:marTop w:val="0"/>
      <w:marBottom w:val="0"/>
      <w:divBdr>
        <w:top w:val="none" w:sz="0" w:space="0" w:color="auto"/>
        <w:left w:val="none" w:sz="0" w:space="0" w:color="auto"/>
        <w:bottom w:val="none" w:sz="0" w:space="0" w:color="auto"/>
        <w:right w:val="none" w:sz="0" w:space="0" w:color="auto"/>
      </w:divBdr>
    </w:div>
    <w:div w:id="1745879664">
      <w:bodyDiv w:val="1"/>
      <w:marLeft w:val="0"/>
      <w:marRight w:val="0"/>
      <w:marTop w:val="0"/>
      <w:marBottom w:val="0"/>
      <w:divBdr>
        <w:top w:val="none" w:sz="0" w:space="0" w:color="auto"/>
        <w:left w:val="none" w:sz="0" w:space="0" w:color="auto"/>
        <w:bottom w:val="none" w:sz="0" w:space="0" w:color="auto"/>
        <w:right w:val="none" w:sz="0" w:space="0" w:color="auto"/>
      </w:divBdr>
    </w:div>
    <w:div w:id="1746293908">
      <w:bodyDiv w:val="1"/>
      <w:marLeft w:val="0"/>
      <w:marRight w:val="0"/>
      <w:marTop w:val="0"/>
      <w:marBottom w:val="0"/>
      <w:divBdr>
        <w:top w:val="none" w:sz="0" w:space="0" w:color="auto"/>
        <w:left w:val="none" w:sz="0" w:space="0" w:color="auto"/>
        <w:bottom w:val="none" w:sz="0" w:space="0" w:color="auto"/>
        <w:right w:val="none" w:sz="0" w:space="0" w:color="auto"/>
      </w:divBdr>
    </w:div>
    <w:div w:id="1751586321">
      <w:bodyDiv w:val="1"/>
      <w:marLeft w:val="0"/>
      <w:marRight w:val="0"/>
      <w:marTop w:val="0"/>
      <w:marBottom w:val="0"/>
      <w:divBdr>
        <w:top w:val="none" w:sz="0" w:space="0" w:color="auto"/>
        <w:left w:val="none" w:sz="0" w:space="0" w:color="auto"/>
        <w:bottom w:val="none" w:sz="0" w:space="0" w:color="auto"/>
        <w:right w:val="none" w:sz="0" w:space="0" w:color="auto"/>
      </w:divBdr>
    </w:div>
    <w:div w:id="1752267189">
      <w:bodyDiv w:val="1"/>
      <w:marLeft w:val="0"/>
      <w:marRight w:val="0"/>
      <w:marTop w:val="0"/>
      <w:marBottom w:val="0"/>
      <w:divBdr>
        <w:top w:val="none" w:sz="0" w:space="0" w:color="auto"/>
        <w:left w:val="none" w:sz="0" w:space="0" w:color="auto"/>
        <w:bottom w:val="none" w:sz="0" w:space="0" w:color="auto"/>
        <w:right w:val="none" w:sz="0" w:space="0" w:color="auto"/>
      </w:divBdr>
    </w:div>
    <w:div w:id="1754889695">
      <w:bodyDiv w:val="1"/>
      <w:marLeft w:val="0"/>
      <w:marRight w:val="0"/>
      <w:marTop w:val="0"/>
      <w:marBottom w:val="0"/>
      <w:divBdr>
        <w:top w:val="none" w:sz="0" w:space="0" w:color="auto"/>
        <w:left w:val="none" w:sz="0" w:space="0" w:color="auto"/>
        <w:bottom w:val="none" w:sz="0" w:space="0" w:color="auto"/>
        <w:right w:val="none" w:sz="0" w:space="0" w:color="auto"/>
      </w:divBdr>
    </w:div>
    <w:div w:id="1755321835">
      <w:bodyDiv w:val="1"/>
      <w:marLeft w:val="0"/>
      <w:marRight w:val="0"/>
      <w:marTop w:val="0"/>
      <w:marBottom w:val="0"/>
      <w:divBdr>
        <w:top w:val="none" w:sz="0" w:space="0" w:color="auto"/>
        <w:left w:val="none" w:sz="0" w:space="0" w:color="auto"/>
        <w:bottom w:val="none" w:sz="0" w:space="0" w:color="auto"/>
        <w:right w:val="none" w:sz="0" w:space="0" w:color="auto"/>
      </w:divBdr>
    </w:div>
    <w:div w:id="1767380653">
      <w:bodyDiv w:val="1"/>
      <w:marLeft w:val="0"/>
      <w:marRight w:val="0"/>
      <w:marTop w:val="0"/>
      <w:marBottom w:val="0"/>
      <w:divBdr>
        <w:top w:val="none" w:sz="0" w:space="0" w:color="auto"/>
        <w:left w:val="none" w:sz="0" w:space="0" w:color="auto"/>
        <w:bottom w:val="none" w:sz="0" w:space="0" w:color="auto"/>
        <w:right w:val="none" w:sz="0" w:space="0" w:color="auto"/>
      </w:divBdr>
    </w:div>
    <w:div w:id="1768185474">
      <w:bodyDiv w:val="1"/>
      <w:marLeft w:val="0"/>
      <w:marRight w:val="0"/>
      <w:marTop w:val="0"/>
      <w:marBottom w:val="0"/>
      <w:divBdr>
        <w:top w:val="none" w:sz="0" w:space="0" w:color="auto"/>
        <w:left w:val="none" w:sz="0" w:space="0" w:color="auto"/>
        <w:bottom w:val="none" w:sz="0" w:space="0" w:color="auto"/>
        <w:right w:val="none" w:sz="0" w:space="0" w:color="auto"/>
      </w:divBdr>
    </w:div>
    <w:div w:id="1771927049">
      <w:bodyDiv w:val="1"/>
      <w:marLeft w:val="0"/>
      <w:marRight w:val="0"/>
      <w:marTop w:val="0"/>
      <w:marBottom w:val="0"/>
      <w:divBdr>
        <w:top w:val="none" w:sz="0" w:space="0" w:color="auto"/>
        <w:left w:val="none" w:sz="0" w:space="0" w:color="auto"/>
        <w:bottom w:val="none" w:sz="0" w:space="0" w:color="auto"/>
        <w:right w:val="none" w:sz="0" w:space="0" w:color="auto"/>
      </w:divBdr>
    </w:div>
    <w:div w:id="1773936468">
      <w:bodyDiv w:val="1"/>
      <w:marLeft w:val="0"/>
      <w:marRight w:val="0"/>
      <w:marTop w:val="0"/>
      <w:marBottom w:val="0"/>
      <w:divBdr>
        <w:top w:val="none" w:sz="0" w:space="0" w:color="auto"/>
        <w:left w:val="none" w:sz="0" w:space="0" w:color="auto"/>
        <w:bottom w:val="none" w:sz="0" w:space="0" w:color="auto"/>
        <w:right w:val="none" w:sz="0" w:space="0" w:color="auto"/>
      </w:divBdr>
    </w:div>
    <w:div w:id="1776708557">
      <w:bodyDiv w:val="1"/>
      <w:marLeft w:val="0"/>
      <w:marRight w:val="0"/>
      <w:marTop w:val="0"/>
      <w:marBottom w:val="0"/>
      <w:divBdr>
        <w:top w:val="none" w:sz="0" w:space="0" w:color="auto"/>
        <w:left w:val="none" w:sz="0" w:space="0" w:color="auto"/>
        <w:bottom w:val="none" w:sz="0" w:space="0" w:color="auto"/>
        <w:right w:val="none" w:sz="0" w:space="0" w:color="auto"/>
      </w:divBdr>
    </w:div>
    <w:div w:id="1777601283">
      <w:bodyDiv w:val="1"/>
      <w:marLeft w:val="0"/>
      <w:marRight w:val="0"/>
      <w:marTop w:val="0"/>
      <w:marBottom w:val="0"/>
      <w:divBdr>
        <w:top w:val="none" w:sz="0" w:space="0" w:color="auto"/>
        <w:left w:val="none" w:sz="0" w:space="0" w:color="auto"/>
        <w:bottom w:val="none" w:sz="0" w:space="0" w:color="auto"/>
        <w:right w:val="none" w:sz="0" w:space="0" w:color="auto"/>
      </w:divBdr>
    </w:div>
    <w:div w:id="1779834657">
      <w:bodyDiv w:val="1"/>
      <w:marLeft w:val="0"/>
      <w:marRight w:val="0"/>
      <w:marTop w:val="0"/>
      <w:marBottom w:val="0"/>
      <w:divBdr>
        <w:top w:val="none" w:sz="0" w:space="0" w:color="auto"/>
        <w:left w:val="none" w:sz="0" w:space="0" w:color="auto"/>
        <w:bottom w:val="none" w:sz="0" w:space="0" w:color="auto"/>
        <w:right w:val="none" w:sz="0" w:space="0" w:color="auto"/>
      </w:divBdr>
    </w:div>
    <w:div w:id="1791240660">
      <w:bodyDiv w:val="1"/>
      <w:marLeft w:val="0"/>
      <w:marRight w:val="0"/>
      <w:marTop w:val="0"/>
      <w:marBottom w:val="0"/>
      <w:divBdr>
        <w:top w:val="none" w:sz="0" w:space="0" w:color="auto"/>
        <w:left w:val="none" w:sz="0" w:space="0" w:color="auto"/>
        <w:bottom w:val="none" w:sz="0" w:space="0" w:color="auto"/>
        <w:right w:val="none" w:sz="0" w:space="0" w:color="auto"/>
      </w:divBdr>
    </w:div>
    <w:div w:id="1797405009">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8544913">
      <w:bodyDiv w:val="1"/>
      <w:marLeft w:val="0"/>
      <w:marRight w:val="0"/>
      <w:marTop w:val="0"/>
      <w:marBottom w:val="0"/>
      <w:divBdr>
        <w:top w:val="none" w:sz="0" w:space="0" w:color="auto"/>
        <w:left w:val="none" w:sz="0" w:space="0" w:color="auto"/>
        <w:bottom w:val="none" w:sz="0" w:space="0" w:color="auto"/>
        <w:right w:val="none" w:sz="0" w:space="0" w:color="auto"/>
      </w:divBdr>
    </w:div>
    <w:div w:id="1810005188">
      <w:bodyDiv w:val="1"/>
      <w:marLeft w:val="0"/>
      <w:marRight w:val="0"/>
      <w:marTop w:val="0"/>
      <w:marBottom w:val="0"/>
      <w:divBdr>
        <w:top w:val="none" w:sz="0" w:space="0" w:color="auto"/>
        <w:left w:val="none" w:sz="0" w:space="0" w:color="auto"/>
        <w:bottom w:val="none" w:sz="0" w:space="0" w:color="auto"/>
        <w:right w:val="none" w:sz="0" w:space="0" w:color="auto"/>
      </w:divBdr>
    </w:div>
    <w:div w:id="1810394921">
      <w:bodyDiv w:val="1"/>
      <w:marLeft w:val="0"/>
      <w:marRight w:val="0"/>
      <w:marTop w:val="0"/>
      <w:marBottom w:val="0"/>
      <w:divBdr>
        <w:top w:val="none" w:sz="0" w:space="0" w:color="auto"/>
        <w:left w:val="none" w:sz="0" w:space="0" w:color="auto"/>
        <w:bottom w:val="none" w:sz="0" w:space="0" w:color="auto"/>
        <w:right w:val="none" w:sz="0" w:space="0" w:color="auto"/>
      </w:divBdr>
    </w:div>
    <w:div w:id="1815875992">
      <w:bodyDiv w:val="1"/>
      <w:marLeft w:val="0"/>
      <w:marRight w:val="0"/>
      <w:marTop w:val="0"/>
      <w:marBottom w:val="0"/>
      <w:divBdr>
        <w:top w:val="none" w:sz="0" w:space="0" w:color="auto"/>
        <w:left w:val="none" w:sz="0" w:space="0" w:color="auto"/>
        <w:bottom w:val="none" w:sz="0" w:space="0" w:color="auto"/>
        <w:right w:val="none" w:sz="0" w:space="0" w:color="auto"/>
      </w:divBdr>
    </w:div>
    <w:div w:id="1822841954">
      <w:bodyDiv w:val="1"/>
      <w:marLeft w:val="0"/>
      <w:marRight w:val="0"/>
      <w:marTop w:val="0"/>
      <w:marBottom w:val="0"/>
      <w:divBdr>
        <w:top w:val="none" w:sz="0" w:space="0" w:color="auto"/>
        <w:left w:val="none" w:sz="0" w:space="0" w:color="auto"/>
        <w:bottom w:val="none" w:sz="0" w:space="0" w:color="auto"/>
        <w:right w:val="none" w:sz="0" w:space="0" w:color="auto"/>
      </w:divBdr>
    </w:div>
    <w:div w:id="1824543186">
      <w:bodyDiv w:val="1"/>
      <w:marLeft w:val="0"/>
      <w:marRight w:val="0"/>
      <w:marTop w:val="0"/>
      <w:marBottom w:val="0"/>
      <w:divBdr>
        <w:top w:val="none" w:sz="0" w:space="0" w:color="auto"/>
        <w:left w:val="none" w:sz="0" w:space="0" w:color="auto"/>
        <w:bottom w:val="none" w:sz="0" w:space="0" w:color="auto"/>
        <w:right w:val="none" w:sz="0" w:space="0" w:color="auto"/>
      </w:divBdr>
    </w:div>
    <w:div w:id="1833449353">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1197921">
      <w:bodyDiv w:val="1"/>
      <w:marLeft w:val="0"/>
      <w:marRight w:val="0"/>
      <w:marTop w:val="0"/>
      <w:marBottom w:val="0"/>
      <w:divBdr>
        <w:top w:val="none" w:sz="0" w:space="0" w:color="auto"/>
        <w:left w:val="none" w:sz="0" w:space="0" w:color="auto"/>
        <w:bottom w:val="none" w:sz="0" w:space="0" w:color="auto"/>
        <w:right w:val="none" w:sz="0" w:space="0" w:color="auto"/>
      </w:divBdr>
    </w:div>
    <w:div w:id="1843857400">
      <w:bodyDiv w:val="1"/>
      <w:marLeft w:val="0"/>
      <w:marRight w:val="0"/>
      <w:marTop w:val="0"/>
      <w:marBottom w:val="0"/>
      <w:divBdr>
        <w:top w:val="none" w:sz="0" w:space="0" w:color="auto"/>
        <w:left w:val="none" w:sz="0" w:space="0" w:color="auto"/>
        <w:bottom w:val="none" w:sz="0" w:space="0" w:color="auto"/>
        <w:right w:val="none" w:sz="0" w:space="0" w:color="auto"/>
      </w:divBdr>
    </w:div>
    <w:div w:id="1846632790">
      <w:bodyDiv w:val="1"/>
      <w:marLeft w:val="0"/>
      <w:marRight w:val="0"/>
      <w:marTop w:val="0"/>
      <w:marBottom w:val="0"/>
      <w:divBdr>
        <w:top w:val="none" w:sz="0" w:space="0" w:color="auto"/>
        <w:left w:val="none" w:sz="0" w:space="0" w:color="auto"/>
        <w:bottom w:val="none" w:sz="0" w:space="0" w:color="auto"/>
        <w:right w:val="none" w:sz="0" w:space="0" w:color="auto"/>
      </w:divBdr>
    </w:div>
    <w:div w:id="1847787913">
      <w:bodyDiv w:val="1"/>
      <w:marLeft w:val="0"/>
      <w:marRight w:val="0"/>
      <w:marTop w:val="0"/>
      <w:marBottom w:val="0"/>
      <w:divBdr>
        <w:top w:val="none" w:sz="0" w:space="0" w:color="auto"/>
        <w:left w:val="none" w:sz="0" w:space="0" w:color="auto"/>
        <w:bottom w:val="none" w:sz="0" w:space="0" w:color="auto"/>
        <w:right w:val="none" w:sz="0" w:space="0" w:color="auto"/>
      </w:divBdr>
    </w:div>
    <w:div w:id="1860510550">
      <w:bodyDiv w:val="1"/>
      <w:marLeft w:val="0"/>
      <w:marRight w:val="0"/>
      <w:marTop w:val="0"/>
      <w:marBottom w:val="0"/>
      <w:divBdr>
        <w:top w:val="none" w:sz="0" w:space="0" w:color="auto"/>
        <w:left w:val="none" w:sz="0" w:space="0" w:color="auto"/>
        <w:bottom w:val="none" w:sz="0" w:space="0" w:color="auto"/>
        <w:right w:val="none" w:sz="0" w:space="0" w:color="auto"/>
      </w:divBdr>
    </w:div>
    <w:div w:id="1862162808">
      <w:bodyDiv w:val="1"/>
      <w:marLeft w:val="0"/>
      <w:marRight w:val="0"/>
      <w:marTop w:val="0"/>
      <w:marBottom w:val="0"/>
      <w:divBdr>
        <w:top w:val="none" w:sz="0" w:space="0" w:color="auto"/>
        <w:left w:val="none" w:sz="0" w:space="0" w:color="auto"/>
        <w:bottom w:val="none" w:sz="0" w:space="0" w:color="auto"/>
        <w:right w:val="none" w:sz="0" w:space="0" w:color="auto"/>
      </w:divBdr>
    </w:div>
    <w:div w:id="1862235242">
      <w:bodyDiv w:val="1"/>
      <w:marLeft w:val="0"/>
      <w:marRight w:val="0"/>
      <w:marTop w:val="0"/>
      <w:marBottom w:val="0"/>
      <w:divBdr>
        <w:top w:val="none" w:sz="0" w:space="0" w:color="auto"/>
        <w:left w:val="none" w:sz="0" w:space="0" w:color="auto"/>
        <w:bottom w:val="none" w:sz="0" w:space="0" w:color="auto"/>
        <w:right w:val="none" w:sz="0" w:space="0" w:color="auto"/>
      </w:divBdr>
    </w:div>
    <w:div w:id="1871451273">
      <w:bodyDiv w:val="1"/>
      <w:marLeft w:val="0"/>
      <w:marRight w:val="0"/>
      <w:marTop w:val="0"/>
      <w:marBottom w:val="0"/>
      <w:divBdr>
        <w:top w:val="none" w:sz="0" w:space="0" w:color="auto"/>
        <w:left w:val="none" w:sz="0" w:space="0" w:color="auto"/>
        <w:bottom w:val="none" w:sz="0" w:space="0" w:color="auto"/>
        <w:right w:val="none" w:sz="0" w:space="0" w:color="auto"/>
      </w:divBdr>
    </w:div>
    <w:div w:id="1878931071">
      <w:bodyDiv w:val="1"/>
      <w:marLeft w:val="0"/>
      <w:marRight w:val="0"/>
      <w:marTop w:val="0"/>
      <w:marBottom w:val="0"/>
      <w:divBdr>
        <w:top w:val="none" w:sz="0" w:space="0" w:color="auto"/>
        <w:left w:val="none" w:sz="0" w:space="0" w:color="auto"/>
        <w:bottom w:val="none" w:sz="0" w:space="0" w:color="auto"/>
        <w:right w:val="none" w:sz="0" w:space="0" w:color="auto"/>
      </w:divBdr>
    </w:div>
    <w:div w:id="1880052251">
      <w:bodyDiv w:val="1"/>
      <w:marLeft w:val="0"/>
      <w:marRight w:val="0"/>
      <w:marTop w:val="0"/>
      <w:marBottom w:val="0"/>
      <w:divBdr>
        <w:top w:val="none" w:sz="0" w:space="0" w:color="auto"/>
        <w:left w:val="none" w:sz="0" w:space="0" w:color="auto"/>
        <w:bottom w:val="none" w:sz="0" w:space="0" w:color="auto"/>
        <w:right w:val="none" w:sz="0" w:space="0" w:color="auto"/>
      </w:divBdr>
    </w:div>
    <w:div w:id="1883055143">
      <w:bodyDiv w:val="1"/>
      <w:marLeft w:val="0"/>
      <w:marRight w:val="0"/>
      <w:marTop w:val="0"/>
      <w:marBottom w:val="0"/>
      <w:divBdr>
        <w:top w:val="none" w:sz="0" w:space="0" w:color="auto"/>
        <w:left w:val="none" w:sz="0" w:space="0" w:color="auto"/>
        <w:bottom w:val="none" w:sz="0" w:space="0" w:color="auto"/>
        <w:right w:val="none" w:sz="0" w:space="0" w:color="auto"/>
      </w:divBdr>
    </w:div>
    <w:div w:id="1892496307">
      <w:bodyDiv w:val="1"/>
      <w:marLeft w:val="0"/>
      <w:marRight w:val="0"/>
      <w:marTop w:val="0"/>
      <w:marBottom w:val="0"/>
      <w:divBdr>
        <w:top w:val="none" w:sz="0" w:space="0" w:color="auto"/>
        <w:left w:val="none" w:sz="0" w:space="0" w:color="auto"/>
        <w:bottom w:val="none" w:sz="0" w:space="0" w:color="auto"/>
        <w:right w:val="none" w:sz="0" w:space="0" w:color="auto"/>
      </w:divBdr>
    </w:div>
    <w:div w:id="1906643251">
      <w:bodyDiv w:val="1"/>
      <w:marLeft w:val="0"/>
      <w:marRight w:val="0"/>
      <w:marTop w:val="0"/>
      <w:marBottom w:val="0"/>
      <w:divBdr>
        <w:top w:val="none" w:sz="0" w:space="0" w:color="auto"/>
        <w:left w:val="none" w:sz="0" w:space="0" w:color="auto"/>
        <w:bottom w:val="none" w:sz="0" w:space="0" w:color="auto"/>
        <w:right w:val="none" w:sz="0" w:space="0" w:color="auto"/>
      </w:divBdr>
    </w:div>
    <w:div w:id="1908301293">
      <w:bodyDiv w:val="1"/>
      <w:marLeft w:val="0"/>
      <w:marRight w:val="0"/>
      <w:marTop w:val="0"/>
      <w:marBottom w:val="0"/>
      <w:divBdr>
        <w:top w:val="none" w:sz="0" w:space="0" w:color="auto"/>
        <w:left w:val="none" w:sz="0" w:space="0" w:color="auto"/>
        <w:bottom w:val="none" w:sz="0" w:space="0" w:color="auto"/>
        <w:right w:val="none" w:sz="0" w:space="0" w:color="auto"/>
      </w:divBdr>
    </w:div>
    <w:div w:id="1908488357">
      <w:bodyDiv w:val="1"/>
      <w:marLeft w:val="0"/>
      <w:marRight w:val="0"/>
      <w:marTop w:val="0"/>
      <w:marBottom w:val="0"/>
      <w:divBdr>
        <w:top w:val="none" w:sz="0" w:space="0" w:color="auto"/>
        <w:left w:val="none" w:sz="0" w:space="0" w:color="auto"/>
        <w:bottom w:val="none" w:sz="0" w:space="0" w:color="auto"/>
        <w:right w:val="none" w:sz="0" w:space="0" w:color="auto"/>
      </w:divBdr>
    </w:div>
    <w:div w:id="1918859322">
      <w:bodyDiv w:val="1"/>
      <w:marLeft w:val="0"/>
      <w:marRight w:val="0"/>
      <w:marTop w:val="0"/>
      <w:marBottom w:val="0"/>
      <w:divBdr>
        <w:top w:val="none" w:sz="0" w:space="0" w:color="auto"/>
        <w:left w:val="none" w:sz="0" w:space="0" w:color="auto"/>
        <w:bottom w:val="none" w:sz="0" w:space="0" w:color="auto"/>
        <w:right w:val="none" w:sz="0" w:space="0" w:color="auto"/>
      </w:divBdr>
    </w:div>
    <w:div w:id="1922790027">
      <w:bodyDiv w:val="1"/>
      <w:marLeft w:val="0"/>
      <w:marRight w:val="0"/>
      <w:marTop w:val="0"/>
      <w:marBottom w:val="0"/>
      <w:divBdr>
        <w:top w:val="none" w:sz="0" w:space="0" w:color="auto"/>
        <w:left w:val="none" w:sz="0" w:space="0" w:color="auto"/>
        <w:bottom w:val="none" w:sz="0" w:space="0" w:color="auto"/>
        <w:right w:val="none" w:sz="0" w:space="0" w:color="auto"/>
      </w:divBdr>
    </w:div>
    <w:div w:id="1929538355">
      <w:bodyDiv w:val="1"/>
      <w:marLeft w:val="0"/>
      <w:marRight w:val="0"/>
      <w:marTop w:val="0"/>
      <w:marBottom w:val="0"/>
      <w:divBdr>
        <w:top w:val="none" w:sz="0" w:space="0" w:color="auto"/>
        <w:left w:val="none" w:sz="0" w:space="0" w:color="auto"/>
        <w:bottom w:val="none" w:sz="0" w:space="0" w:color="auto"/>
        <w:right w:val="none" w:sz="0" w:space="0" w:color="auto"/>
      </w:divBdr>
    </w:div>
    <w:div w:id="1933583089">
      <w:bodyDiv w:val="1"/>
      <w:marLeft w:val="0"/>
      <w:marRight w:val="0"/>
      <w:marTop w:val="0"/>
      <w:marBottom w:val="0"/>
      <w:divBdr>
        <w:top w:val="none" w:sz="0" w:space="0" w:color="auto"/>
        <w:left w:val="none" w:sz="0" w:space="0" w:color="auto"/>
        <w:bottom w:val="none" w:sz="0" w:space="0" w:color="auto"/>
        <w:right w:val="none" w:sz="0" w:space="0" w:color="auto"/>
      </w:divBdr>
    </w:div>
    <w:div w:id="1940864970">
      <w:bodyDiv w:val="1"/>
      <w:marLeft w:val="0"/>
      <w:marRight w:val="0"/>
      <w:marTop w:val="0"/>
      <w:marBottom w:val="0"/>
      <w:divBdr>
        <w:top w:val="none" w:sz="0" w:space="0" w:color="auto"/>
        <w:left w:val="none" w:sz="0" w:space="0" w:color="auto"/>
        <w:bottom w:val="none" w:sz="0" w:space="0" w:color="auto"/>
        <w:right w:val="none" w:sz="0" w:space="0" w:color="auto"/>
      </w:divBdr>
    </w:div>
    <w:div w:id="1942057969">
      <w:bodyDiv w:val="1"/>
      <w:marLeft w:val="0"/>
      <w:marRight w:val="0"/>
      <w:marTop w:val="0"/>
      <w:marBottom w:val="0"/>
      <w:divBdr>
        <w:top w:val="none" w:sz="0" w:space="0" w:color="auto"/>
        <w:left w:val="none" w:sz="0" w:space="0" w:color="auto"/>
        <w:bottom w:val="none" w:sz="0" w:space="0" w:color="auto"/>
        <w:right w:val="none" w:sz="0" w:space="0" w:color="auto"/>
      </w:divBdr>
    </w:div>
    <w:div w:id="1951234469">
      <w:bodyDiv w:val="1"/>
      <w:marLeft w:val="0"/>
      <w:marRight w:val="0"/>
      <w:marTop w:val="0"/>
      <w:marBottom w:val="0"/>
      <w:divBdr>
        <w:top w:val="none" w:sz="0" w:space="0" w:color="auto"/>
        <w:left w:val="none" w:sz="0" w:space="0" w:color="auto"/>
        <w:bottom w:val="none" w:sz="0" w:space="0" w:color="auto"/>
        <w:right w:val="none" w:sz="0" w:space="0" w:color="auto"/>
      </w:divBdr>
    </w:div>
    <w:div w:id="1960793975">
      <w:bodyDiv w:val="1"/>
      <w:marLeft w:val="0"/>
      <w:marRight w:val="0"/>
      <w:marTop w:val="0"/>
      <w:marBottom w:val="0"/>
      <w:divBdr>
        <w:top w:val="none" w:sz="0" w:space="0" w:color="auto"/>
        <w:left w:val="none" w:sz="0" w:space="0" w:color="auto"/>
        <w:bottom w:val="none" w:sz="0" w:space="0" w:color="auto"/>
        <w:right w:val="none" w:sz="0" w:space="0" w:color="auto"/>
      </w:divBdr>
    </w:div>
    <w:div w:id="1965499574">
      <w:bodyDiv w:val="1"/>
      <w:marLeft w:val="0"/>
      <w:marRight w:val="0"/>
      <w:marTop w:val="0"/>
      <w:marBottom w:val="0"/>
      <w:divBdr>
        <w:top w:val="none" w:sz="0" w:space="0" w:color="auto"/>
        <w:left w:val="none" w:sz="0" w:space="0" w:color="auto"/>
        <w:bottom w:val="none" w:sz="0" w:space="0" w:color="auto"/>
        <w:right w:val="none" w:sz="0" w:space="0" w:color="auto"/>
      </w:divBdr>
    </w:div>
    <w:div w:id="1970621434">
      <w:bodyDiv w:val="1"/>
      <w:marLeft w:val="0"/>
      <w:marRight w:val="0"/>
      <w:marTop w:val="0"/>
      <w:marBottom w:val="0"/>
      <w:divBdr>
        <w:top w:val="none" w:sz="0" w:space="0" w:color="auto"/>
        <w:left w:val="none" w:sz="0" w:space="0" w:color="auto"/>
        <w:bottom w:val="none" w:sz="0" w:space="0" w:color="auto"/>
        <w:right w:val="none" w:sz="0" w:space="0" w:color="auto"/>
      </w:divBdr>
    </w:div>
    <w:div w:id="1975913314">
      <w:bodyDiv w:val="1"/>
      <w:marLeft w:val="0"/>
      <w:marRight w:val="0"/>
      <w:marTop w:val="0"/>
      <w:marBottom w:val="0"/>
      <w:divBdr>
        <w:top w:val="none" w:sz="0" w:space="0" w:color="auto"/>
        <w:left w:val="none" w:sz="0" w:space="0" w:color="auto"/>
        <w:bottom w:val="none" w:sz="0" w:space="0" w:color="auto"/>
        <w:right w:val="none" w:sz="0" w:space="0" w:color="auto"/>
      </w:divBdr>
    </w:div>
    <w:div w:id="1979148651">
      <w:bodyDiv w:val="1"/>
      <w:marLeft w:val="0"/>
      <w:marRight w:val="0"/>
      <w:marTop w:val="0"/>
      <w:marBottom w:val="0"/>
      <w:divBdr>
        <w:top w:val="none" w:sz="0" w:space="0" w:color="auto"/>
        <w:left w:val="none" w:sz="0" w:space="0" w:color="auto"/>
        <w:bottom w:val="none" w:sz="0" w:space="0" w:color="auto"/>
        <w:right w:val="none" w:sz="0" w:space="0" w:color="auto"/>
      </w:divBdr>
    </w:div>
    <w:div w:id="1983651110">
      <w:bodyDiv w:val="1"/>
      <w:marLeft w:val="0"/>
      <w:marRight w:val="0"/>
      <w:marTop w:val="0"/>
      <w:marBottom w:val="0"/>
      <w:divBdr>
        <w:top w:val="none" w:sz="0" w:space="0" w:color="auto"/>
        <w:left w:val="none" w:sz="0" w:space="0" w:color="auto"/>
        <w:bottom w:val="none" w:sz="0" w:space="0" w:color="auto"/>
        <w:right w:val="none" w:sz="0" w:space="0" w:color="auto"/>
      </w:divBdr>
    </w:div>
    <w:div w:id="1986350290">
      <w:bodyDiv w:val="1"/>
      <w:marLeft w:val="0"/>
      <w:marRight w:val="0"/>
      <w:marTop w:val="0"/>
      <w:marBottom w:val="0"/>
      <w:divBdr>
        <w:top w:val="none" w:sz="0" w:space="0" w:color="auto"/>
        <w:left w:val="none" w:sz="0" w:space="0" w:color="auto"/>
        <w:bottom w:val="none" w:sz="0" w:space="0" w:color="auto"/>
        <w:right w:val="none" w:sz="0" w:space="0" w:color="auto"/>
      </w:divBdr>
    </w:div>
    <w:div w:id="1996838938">
      <w:bodyDiv w:val="1"/>
      <w:marLeft w:val="0"/>
      <w:marRight w:val="0"/>
      <w:marTop w:val="0"/>
      <w:marBottom w:val="0"/>
      <w:divBdr>
        <w:top w:val="none" w:sz="0" w:space="0" w:color="auto"/>
        <w:left w:val="none" w:sz="0" w:space="0" w:color="auto"/>
        <w:bottom w:val="none" w:sz="0" w:space="0" w:color="auto"/>
        <w:right w:val="none" w:sz="0" w:space="0" w:color="auto"/>
      </w:divBdr>
    </w:div>
    <w:div w:id="2004503423">
      <w:bodyDiv w:val="1"/>
      <w:marLeft w:val="0"/>
      <w:marRight w:val="0"/>
      <w:marTop w:val="0"/>
      <w:marBottom w:val="0"/>
      <w:divBdr>
        <w:top w:val="none" w:sz="0" w:space="0" w:color="auto"/>
        <w:left w:val="none" w:sz="0" w:space="0" w:color="auto"/>
        <w:bottom w:val="none" w:sz="0" w:space="0" w:color="auto"/>
        <w:right w:val="none" w:sz="0" w:space="0" w:color="auto"/>
      </w:divBdr>
    </w:div>
    <w:div w:id="2007122214">
      <w:bodyDiv w:val="1"/>
      <w:marLeft w:val="0"/>
      <w:marRight w:val="0"/>
      <w:marTop w:val="0"/>
      <w:marBottom w:val="0"/>
      <w:divBdr>
        <w:top w:val="none" w:sz="0" w:space="0" w:color="auto"/>
        <w:left w:val="none" w:sz="0" w:space="0" w:color="auto"/>
        <w:bottom w:val="none" w:sz="0" w:space="0" w:color="auto"/>
        <w:right w:val="none" w:sz="0" w:space="0" w:color="auto"/>
      </w:divBdr>
    </w:div>
    <w:div w:id="2010713119">
      <w:bodyDiv w:val="1"/>
      <w:marLeft w:val="0"/>
      <w:marRight w:val="0"/>
      <w:marTop w:val="0"/>
      <w:marBottom w:val="0"/>
      <w:divBdr>
        <w:top w:val="none" w:sz="0" w:space="0" w:color="auto"/>
        <w:left w:val="none" w:sz="0" w:space="0" w:color="auto"/>
        <w:bottom w:val="none" w:sz="0" w:space="0" w:color="auto"/>
        <w:right w:val="none" w:sz="0" w:space="0" w:color="auto"/>
      </w:divBdr>
    </w:div>
    <w:div w:id="2014412334">
      <w:bodyDiv w:val="1"/>
      <w:marLeft w:val="0"/>
      <w:marRight w:val="0"/>
      <w:marTop w:val="0"/>
      <w:marBottom w:val="0"/>
      <w:divBdr>
        <w:top w:val="none" w:sz="0" w:space="0" w:color="auto"/>
        <w:left w:val="none" w:sz="0" w:space="0" w:color="auto"/>
        <w:bottom w:val="none" w:sz="0" w:space="0" w:color="auto"/>
        <w:right w:val="none" w:sz="0" w:space="0" w:color="auto"/>
      </w:divBdr>
    </w:div>
    <w:div w:id="2016104810">
      <w:bodyDiv w:val="1"/>
      <w:marLeft w:val="0"/>
      <w:marRight w:val="0"/>
      <w:marTop w:val="0"/>
      <w:marBottom w:val="0"/>
      <w:divBdr>
        <w:top w:val="none" w:sz="0" w:space="0" w:color="auto"/>
        <w:left w:val="none" w:sz="0" w:space="0" w:color="auto"/>
        <w:bottom w:val="none" w:sz="0" w:space="0" w:color="auto"/>
        <w:right w:val="none" w:sz="0" w:space="0" w:color="auto"/>
      </w:divBdr>
    </w:div>
    <w:div w:id="2019119023">
      <w:bodyDiv w:val="1"/>
      <w:marLeft w:val="0"/>
      <w:marRight w:val="0"/>
      <w:marTop w:val="0"/>
      <w:marBottom w:val="0"/>
      <w:divBdr>
        <w:top w:val="none" w:sz="0" w:space="0" w:color="auto"/>
        <w:left w:val="none" w:sz="0" w:space="0" w:color="auto"/>
        <w:bottom w:val="none" w:sz="0" w:space="0" w:color="auto"/>
        <w:right w:val="none" w:sz="0" w:space="0" w:color="auto"/>
      </w:divBdr>
    </w:div>
    <w:div w:id="2040087620">
      <w:bodyDiv w:val="1"/>
      <w:marLeft w:val="0"/>
      <w:marRight w:val="0"/>
      <w:marTop w:val="0"/>
      <w:marBottom w:val="0"/>
      <w:divBdr>
        <w:top w:val="none" w:sz="0" w:space="0" w:color="auto"/>
        <w:left w:val="none" w:sz="0" w:space="0" w:color="auto"/>
        <w:bottom w:val="none" w:sz="0" w:space="0" w:color="auto"/>
        <w:right w:val="none" w:sz="0" w:space="0" w:color="auto"/>
      </w:divBdr>
    </w:div>
    <w:div w:id="2051418589">
      <w:bodyDiv w:val="1"/>
      <w:marLeft w:val="0"/>
      <w:marRight w:val="0"/>
      <w:marTop w:val="0"/>
      <w:marBottom w:val="0"/>
      <w:divBdr>
        <w:top w:val="none" w:sz="0" w:space="0" w:color="auto"/>
        <w:left w:val="none" w:sz="0" w:space="0" w:color="auto"/>
        <w:bottom w:val="none" w:sz="0" w:space="0" w:color="auto"/>
        <w:right w:val="none" w:sz="0" w:space="0" w:color="auto"/>
      </w:divBdr>
    </w:div>
    <w:div w:id="2051419180">
      <w:bodyDiv w:val="1"/>
      <w:marLeft w:val="0"/>
      <w:marRight w:val="0"/>
      <w:marTop w:val="0"/>
      <w:marBottom w:val="0"/>
      <w:divBdr>
        <w:top w:val="none" w:sz="0" w:space="0" w:color="auto"/>
        <w:left w:val="none" w:sz="0" w:space="0" w:color="auto"/>
        <w:bottom w:val="none" w:sz="0" w:space="0" w:color="auto"/>
        <w:right w:val="none" w:sz="0" w:space="0" w:color="auto"/>
      </w:divBdr>
    </w:div>
    <w:div w:id="2057971801">
      <w:bodyDiv w:val="1"/>
      <w:marLeft w:val="0"/>
      <w:marRight w:val="0"/>
      <w:marTop w:val="0"/>
      <w:marBottom w:val="0"/>
      <w:divBdr>
        <w:top w:val="none" w:sz="0" w:space="0" w:color="auto"/>
        <w:left w:val="none" w:sz="0" w:space="0" w:color="auto"/>
        <w:bottom w:val="none" w:sz="0" w:space="0" w:color="auto"/>
        <w:right w:val="none" w:sz="0" w:space="0" w:color="auto"/>
      </w:divBdr>
    </w:div>
    <w:div w:id="2061858159">
      <w:bodyDiv w:val="1"/>
      <w:marLeft w:val="0"/>
      <w:marRight w:val="0"/>
      <w:marTop w:val="0"/>
      <w:marBottom w:val="0"/>
      <w:divBdr>
        <w:top w:val="none" w:sz="0" w:space="0" w:color="auto"/>
        <w:left w:val="none" w:sz="0" w:space="0" w:color="auto"/>
        <w:bottom w:val="none" w:sz="0" w:space="0" w:color="auto"/>
        <w:right w:val="none" w:sz="0" w:space="0" w:color="auto"/>
      </w:divBdr>
    </w:div>
    <w:div w:id="2065446575">
      <w:bodyDiv w:val="1"/>
      <w:marLeft w:val="0"/>
      <w:marRight w:val="0"/>
      <w:marTop w:val="0"/>
      <w:marBottom w:val="0"/>
      <w:divBdr>
        <w:top w:val="none" w:sz="0" w:space="0" w:color="auto"/>
        <w:left w:val="none" w:sz="0" w:space="0" w:color="auto"/>
        <w:bottom w:val="none" w:sz="0" w:space="0" w:color="auto"/>
        <w:right w:val="none" w:sz="0" w:space="0" w:color="auto"/>
      </w:divBdr>
    </w:div>
    <w:div w:id="2067946518">
      <w:bodyDiv w:val="1"/>
      <w:marLeft w:val="0"/>
      <w:marRight w:val="0"/>
      <w:marTop w:val="0"/>
      <w:marBottom w:val="0"/>
      <w:divBdr>
        <w:top w:val="none" w:sz="0" w:space="0" w:color="auto"/>
        <w:left w:val="none" w:sz="0" w:space="0" w:color="auto"/>
        <w:bottom w:val="none" w:sz="0" w:space="0" w:color="auto"/>
        <w:right w:val="none" w:sz="0" w:space="0" w:color="auto"/>
      </w:divBdr>
    </w:div>
    <w:div w:id="2084790556">
      <w:bodyDiv w:val="1"/>
      <w:marLeft w:val="0"/>
      <w:marRight w:val="0"/>
      <w:marTop w:val="0"/>
      <w:marBottom w:val="0"/>
      <w:divBdr>
        <w:top w:val="none" w:sz="0" w:space="0" w:color="auto"/>
        <w:left w:val="none" w:sz="0" w:space="0" w:color="auto"/>
        <w:bottom w:val="none" w:sz="0" w:space="0" w:color="auto"/>
        <w:right w:val="none" w:sz="0" w:space="0" w:color="auto"/>
      </w:divBdr>
    </w:div>
    <w:div w:id="2095973897">
      <w:bodyDiv w:val="1"/>
      <w:marLeft w:val="0"/>
      <w:marRight w:val="0"/>
      <w:marTop w:val="0"/>
      <w:marBottom w:val="0"/>
      <w:divBdr>
        <w:top w:val="none" w:sz="0" w:space="0" w:color="auto"/>
        <w:left w:val="none" w:sz="0" w:space="0" w:color="auto"/>
        <w:bottom w:val="none" w:sz="0" w:space="0" w:color="auto"/>
        <w:right w:val="none" w:sz="0" w:space="0" w:color="auto"/>
      </w:divBdr>
    </w:div>
    <w:div w:id="2097970725">
      <w:bodyDiv w:val="1"/>
      <w:marLeft w:val="0"/>
      <w:marRight w:val="0"/>
      <w:marTop w:val="0"/>
      <w:marBottom w:val="0"/>
      <w:divBdr>
        <w:top w:val="none" w:sz="0" w:space="0" w:color="auto"/>
        <w:left w:val="none" w:sz="0" w:space="0" w:color="auto"/>
        <w:bottom w:val="none" w:sz="0" w:space="0" w:color="auto"/>
        <w:right w:val="none" w:sz="0" w:space="0" w:color="auto"/>
      </w:divBdr>
    </w:div>
    <w:div w:id="2108649478">
      <w:bodyDiv w:val="1"/>
      <w:marLeft w:val="0"/>
      <w:marRight w:val="0"/>
      <w:marTop w:val="0"/>
      <w:marBottom w:val="0"/>
      <w:divBdr>
        <w:top w:val="none" w:sz="0" w:space="0" w:color="auto"/>
        <w:left w:val="none" w:sz="0" w:space="0" w:color="auto"/>
        <w:bottom w:val="none" w:sz="0" w:space="0" w:color="auto"/>
        <w:right w:val="none" w:sz="0" w:space="0" w:color="auto"/>
      </w:divBdr>
    </w:div>
    <w:div w:id="2115515101">
      <w:bodyDiv w:val="1"/>
      <w:marLeft w:val="0"/>
      <w:marRight w:val="0"/>
      <w:marTop w:val="0"/>
      <w:marBottom w:val="0"/>
      <w:divBdr>
        <w:top w:val="none" w:sz="0" w:space="0" w:color="auto"/>
        <w:left w:val="none" w:sz="0" w:space="0" w:color="auto"/>
        <w:bottom w:val="none" w:sz="0" w:space="0" w:color="auto"/>
        <w:right w:val="none" w:sz="0" w:space="0" w:color="auto"/>
      </w:divBdr>
    </w:div>
    <w:div w:id="2117554932">
      <w:bodyDiv w:val="1"/>
      <w:marLeft w:val="0"/>
      <w:marRight w:val="0"/>
      <w:marTop w:val="0"/>
      <w:marBottom w:val="0"/>
      <w:divBdr>
        <w:top w:val="none" w:sz="0" w:space="0" w:color="auto"/>
        <w:left w:val="none" w:sz="0" w:space="0" w:color="auto"/>
        <w:bottom w:val="none" w:sz="0" w:space="0" w:color="auto"/>
        <w:right w:val="none" w:sz="0" w:space="0" w:color="auto"/>
      </w:divBdr>
    </w:div>
    <w:div w:id="2126729479">
      <w:bodyDiv w:val="1"/>
      <w:marLeft w:val="0"/>
      <w:marRight w:val="0"/>
      <w:marTop w:val="0"/>
      <w:marBottom w:val="0"/>
      <w:divBdr>
        <w:top w:val="none" w:sz="0" w:space="0" w:color="auto"/>
        <w:left w:val="none" w:sz="0" w:space="0" w:color="auto"/>
        <w:bottom w:val="none" w:sz="0" w:space="0" w:color="auto"/>
        <w:right w:val="none" w:sz="0" w:space="0" w:color="auto"/>
      </w:divBdr>
    </w:div>
    <w:div w:id="2129543501">
      <w:bodyDiv w:val="1"/>
      <w:marLeft w:val="0"/>
      <w:marRight w:val="0"/>
      <w:marTop w:val="0"/>
      <w:marBottom w:val="0"/>
      <w:divBdr>
        <w:top w:val="none" w:sz="0" w:space="0" w:color="auto"/>
        <w:left w:val="none" w:sz="0" w:space="0" w:color="auto"/>
        <w:bottom w:val="none" w:sz="0" w:space="0" w:color="auto"/>
        <w:right w:val="none" w:sz="0" w:space="0" w:color="auto"/>
      </w:divBdr>
    </w:div>
    <w:div w:id="2134211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footer" Target="footer2.xm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1.jpe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0.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2.png"/><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Rob</b:Tag>
    <b:SourceType>InternetSite</b:SourceType>
    <b:Guid>{D81DF50C-B7B5-42F5-8631-C32D1826C7E5}</b:Guid>
    <b:URL>https://www.ros.org/</b:URL>
    <b:Author>
      <b:Author>
        <b:NameList>
          <b:Person>
            <b:Last>ROS</b:Last>
          </b:Person>
        </b:NameList>
      </b:Author>
    </b:Author>
    <b:Title>Robot Operating System</b:Title>
    <b:RefOrder>2</b:RefOrder>
  </b:Source>
  <b:Source>
    <b:Tag>Mát20</b:Tag>
    <b:SourceType>Report</b:SourceType>
    <b:Guid>{7F51744E-0128-4DA5-84F1-43CDEAC4D8A7}</b:Guid>
    <b:Title>Pókszerű, járó robot fejlesztése</b:Title>
    <b:Year>2020</b:Year>
    <b:Department>Automatizálási és Alkalmazott Informatikai Tanszék</b:Department>
    <b:ThesisType>Diplomaterv</b:ThesisType>
    <b:Author>
      <b:Author>
        <b:NameList>
          <b:Person>
            <b:Last>Massár</b:Last>
            <b:Middle>Mátyás</b:Middle>
            <b:First>Lóránt</b:First>
          </b:Person>
        </b:NameList>
      </b:Author>
    </b:Author>
    <b:RefOrder>4</b:RefOrder>
  </b:Source>
  <b:Source>
    <b:Tag>Kom21</b:Tag>
    <b:SourceType>Report</b:SourceType>
    <b:Guid>{2674E4CF-F7FD-424F-8937-713A9A317437}</b:Guid>
    <b:Title>Pókszerű, járó robot fejlesztése</b:Title>
    <b:Year>2021</b:Year>
    <b:Author>
      <b:Author>
        <b:NameList>
          <b:Person>
            <b:Last>Komáromi</b:Last>
            <b:First>Sándor</b:First>
          </b:Person>
        </b:NameList>
      </b:Author>
    </b:Author>
    <b:Department>Automatizálási és Alkalmazott Informatikai Tanszék</b:Department>
    <b:ThesisType>Önálló Laboratórium beszámoló</b:ThesisType>
    <b:RefOrder>1</b:RefOrder>
  </b:Source>
  <b:Source>
    <b:Tag>Bab18</b:Tag>
    <b:SourceType>Report</b:SourceType>
    <b:Guid>{8E9D26CD-5638-443A-B13D-82F13D9FCE0A}</b:Guid>
    <b:Title>Járó robot készítése</b:Title>
    <b:Year>2018</b:Year>
    <b:Author>
      <b:Author>
        <b:NameList>
          <b:Person>
            <b:Last>Babits</b:Last>
            <b:First>Mátyás</b:First>
          </b:Person>
        </b:NameList>
      </b:Author>
    </b:Author>
    <b:Department>Automatizálási és Alkalmazott Informatikai Tanszék</b:Department>
    <b:ThesisType>Önnálló Laboratórium beszámoló</b:ThesisType>
    <b:RefOrder>3</b:RefOrder>
  </b:Source>
  <b:Source>
    <b:Tag>Tap22</b:Tag>
    <b:SourceType>InternetSite</b:SourceType>
    <b:Guid>{685CD444-CE5E-47D1-B7FE-F38B5A268316}</b:Guid>
    <b:Title>Multisert brass threaded insert</b:Title>
    <b:Author>
      <b:Author>
        <b:NameList>
          <b:Person>
            <b:Last>Tappex</b:Last>
          </b:Person>
        </b:NameList>
      </b:Author>
    </b:Author>
    <b:YearAccessed>2022</b:YearAccessed>
    <b:MonthAccessed>05</b:MonthAccessed>
    <b:DayAccessed>20</b:DayAccessed>
    <b:URL>https://www.tappex.co.uk/products/brass-threaded-inserts/multisert</b:URL>
    <b:RefOrder>11</b:RefOrder>
  </b:Source>
  <b:Source>
    <b:Tag>Bab</b:Tag>
    <b:SourceType>BookSection</b:SourceType>
    <b:Guid>{B338B1EE-E4D2-4EE8-859C-900F3CF3FE47}</b:Guid>
    <b:Author>
      <b:Author>
        <b:NameList>
          <b:Person>
            <b:Last>Babits</b:Last>
            <b:First>Mátyás</b:First>
          </b:Person>
        </b:NameList>
      </b:Author>
    </b:Author>
    <b:Title>Direkt és inverz geometria</b:Title>
    <b:Year>2018</b:Year>
    <b:Pages>6-9.</b:Pages>
    <b:BookTitle>Járó robot készítése</b:BookTitle>
    <b:RefOrder>10</b:RefOrder>
  </b:Source>
  <b:Source>
    <b:Tag>Sav22</b:Tag>
    <b:SourceType>InternetSite</b:SourceType>
    <b:Guid>{D2AE607F-BCEB-4079-84C0-E23FE6E7C83C}</b:Guid>
    <b:Title>SH0255MG - Micro Digital Servo</b:Title>
    <b:Author>
      <b:Author>
        <b:NameList>
          <b:Person>
            <b:Last>Savöx</b:Last>
          </b:Person>
        </b:NameList>
      </b:Author>
    </b:Author>
    <b:YearAccessed>2022</b:YearAccessed>
    <b:MonthAccessed>05</b:MonthAccessed>
    <b:DayAccessed>20</b:DayAccessed>
    <b:URL>https://www.savoxusa.com/collections/micro-servos/products/savsh0255mg-micro-digital-mg-servo-13-54#technical-details</b:URL>
    <b:RefOrder>14</b:RefOrder>
  </b:Source>
  <b:Source>
    <b:Tag>Bab181</b:Tag>
    <b:SourceType>BookSection</b:SourceType>
    <b:Guid>{83403DB6-8262-4FCB-9194-C7B5EF021D05}</b:Guid>
    <b:Title>Szimulátor</b:Title>
    <b:Year>2018</b:Year>
    <b:BookTitle>Járó robot készítése</b:BookTitle>
    <b:Pages>14-15.</b:Pages>
    <b:Author>
      <b:Author>
        <b:NameList>
          <b:Person>
            <b:Last>Babits</b:Last>
            <b:First>Mátyás</b:First>
          </b:Person>
        </b:NameList>
      </b:Author>
    </b:Author>
    <b:RefOrder>16</b:RefOrder>
  </b:Source>
  <b:Source>
    <b:Tag>Bab182</b:Tag>
    <b:SourceType>BookSection</b:SourceType>
    <b:Guid>{B94902C7-FA47-453D-8BD6-F544FF09D180}</b:Guid>
    <b:Title>Áttérés fizikai robotra</b:Title>
    <b:BookTitle>Járó robot készítése</b:BookTitle>
    <b:Year>2018</b:Year>
    <b:Pages>15.</b:Pages>
    <b:Author>
      <b:Author>
        <b:NameList>
          <b:Person>
            <b:Last>Babits</b:Last>
            <b:First>Mátyás</b:First>
          </b:Person>
        </b:NameList>
      </b:Author>
    </b:Author>
    <b:RefOrder>17</b:RefOrder>
  </b:Source>
  <b:Source>
    <b:Tag>Lid22</b:Tag>
    <b:SourceType>InternetSite</b:SourceType>
    <b:Guid>{20FE089C-2EE1-4A32-AC0E-D50A5B925F36}</b:Guid>
    <b:Title>Lidar</b:Title>
    <b:YearAccessed>2022</b:YearAccessed>
    <b:MonthAccessed>05</b:MonthAccessed>
    <b:DayAccessed>25</b:DayAccessed>
    <b:URL>https://en.wikipedia.org/wiki/Lidar</b:URL>
    <b:Author>
      <b:Author>
        <b:NameList>
          <b:Person>
            <b:Last>Wikipedia</b:Last>
          </b:Person>
        </b:NameList>
      </b:Author>
    </b:Author>
    <b:RefOrder>5</b:RefOrder>
  </b:Source>
  <b:Source>
    <b:Tag>Wik22</b:Tag>
    <b:SourceType>InternetSite</b:SourceType>
    <b:Guid>{B6208145-DB8B-458E-BF06-4DA65D5FB588}</b:Guid>
    <b:Author>
      <b:Author>
        <b:NameList>
          <b:Person>
            <b:Last>Wikipedia</b:Last>
          </b:Person>
        </b:NameList>
      </b:Author>
    </b:Author>
    <b:Title>Inertial measurement unit</b:Title>
    <b:YearAccessed>2022</b:YearAccessed>
    <b:MonthAccessed>05</b:MonthAccessed>
    <b:DayAccessed>25</b:DayAccessed>
    <b:URL>https://en.wikipedia.org/wiki/Inertial_measurement_unit</b:URL>
    <b:RefOrder>6</b:RefOrder>
  </b:Source>
  <b:Source>
    <b:Tag>geo22</b:Tag>
    <b:SourceType>InternetSite</b:SourceType>
    <b:Guid>{C55A9982-AF04-4BB5-AA3C-9D10EDFBD9C9}</b:Guid>
    <b:Title>geometry_msgs/Pose Message</b:Title>
    <b:Year>2022</b:Year>
    <b:Month>03</b:Month>
    <b:Day>02</b:Day>
    <b:YearAccessed>2022</b:YearAccessed>
    <b:MonthAccessed>05</b:MonthAccessed>
    <b:DayAccessed>25</b:DayAccessed>
    <b:URL>http://docs.ros.org/en/api/geometry_msgs/html/msg/Pose.html</b:URL>
    <b:Author>
      <b:Author>
        <b:NameList>
          <b:Person>
            <b:Last>ROS</b:Last>
          </b:Person>
        </b:NameList>
      </b:Author>
    </b:Author>
    <b:RefOrder>20</b:RefOrder>
  </b:Source>
  <b:Source>
    <b:Tag>ROS18</b:Tag>
    <b:SourceType>InternetSite</b:SourceType>
    <b:Guid>{1A72A88D-2001-41FE-8E28-FEC70FAEC197}</b:Guid>
    <b:Author>
      <b:Author>
        <b:NameList>
          <b:Person>
            <b:Last>ROS</b:Last>
          </b:Person>
        </b:NameList>
      </b:Author>
    </b:Author>
    <b:Title>ROS Serial</b:Title>
    <b:Year>2018</b:Year>
    <b:Month>10</b:Month>
    <b:Day>01</b:Day>
    <b:YearAccessed>2022</b:YearAccessed>
    <b:MonthAccessed>05</b:MonthAccessed>
    <b:DayAccessed>26</b:DayAccessed>
    <b:URL>http://wiki.ros.org/rosserial</b:URL>
    <b:RefOrder>7</b:RefOrder>
  </b:Source>
  <b:Source>
    <b:Tag>ROS14</b:Tag>
    <b:SourceType>InternetSite</b:SourceType>
    <b:Guid>{1C9F6187-1F21-46CD-8D09-1C1E8012BB99}</b:Guid>
    <b:Author>
      <b:Author>
        <b:NameList>
          <b:Person>
            <b:Last>ROS</b:Last>
          </b:Person>
        </b:NameList>
      </b:Author>
    </b:Author>
    <b:Title>Hector SLAM</b:Title>
    <b:Year>2014</b:Year>
    <b:Month>04</b:Month>
    <b:Day>14</b:Day>
    <b:YearAccessed>2022</b:YearAccessed>
    <b:MonthAccessed>05</b:MonthAccessed>
    <b:DayAccessed>26</b:DayAccessed>
    <b:URL>http://wiki.ros.org/hector_slam</b:URL>
    <b:RefOrder>9</b:RefOrder>
  </b:Source>
  <b:Source>
    <b:Tag>ROS181</b:Tag>
    <b:SourceType>InternetSite</b:SourceType>
    <b:Guid>{29F1B291-A435-4BE9-BA40-7D709855927D}</b:Guid>
    <b:Author>
      <b:Author>
        <b:NameList>
          <b:Person>
            <b:Last>ROS</b:Last>
          </b:Person>
        </b:NameList>
      </b:Author>
    </b:Author>
    <b:Title>RVIZ</b:Title>
    <b:Year>2018</b:Year>
    <b:Month>05</b:Month>
    <b:Day>16</b:Day>
    <b:YearAccessed>2022</b:YearAccessed>
    <b:MonthAccessed>05</b:MonthAccessed>
    <b:DayAccessed>26</b:DayAccessed>
    <b:URL>http://wiki.ros.org/rviz</b:URL>
    <b:RefOrder>8</b:RefOrder>
  </b:Source>
  <b:Source>
    <b:Tag>ROS19</b:Tag>
    <b:SourceType>InternetSite</b:SourceType>
    <b:Guid>{5B2A6B69-EB60-4961-9AF2-42EC38BE8661}</b:Guid>
    <b:Author>
      <b:Author>
        <b:NameList>
          <b:Person>
            <b:Last>ROS</b:Last>
          </b:Person>
        </b:NameList>
      </b:Author>
    </b:Author>
    <b:Title>Base local planner</b:Title>
    <b:Year>2019</b:Year>
    <b:Month>04</b:Month>
    <b:Day>04</b:Day>
    <b:YearAccessed>2022</b:YearAccessed>
    <b:MonthAccessed>05</b:MonthAccessed>
    <b:DayAccessed>28</b:DayAccessed>
    <b:URL>http://wiki.ros.org/base_local_planner</b:URL>
    <b:RefOrder>19</b:RefOrder>
  </b:Source>
  <b:Source>
    <b:Tag>Spa22</b:Tag>
    <b:SourceType>InternetSite</b:SourceType>
    <b:Guid>{154A3486-1051-4A8E-A035-A84E50B17C99}</b:Guid>
    <b:Author>
      <b:Author>
        <b:NameList>
          <b:Person>
            <b:Last>Sparkfun</b:Last>
          </b:Person>
        </b:NameList>
      </b:Author>
    </b:Author>
    <b:Title>Servos Explaned</b:Title>
    <b:YearAccessed>2022</b:YearAccessed>
    <b:MonthAccessed>05</b:MonthAccessed>
    <b:DayAccessed>28</b:DayAccessed>
    <b:URL>https://www.sparkfun.com/servos#types-of-servos</b:URL>
    <b:RefOrder>18</b:RefOrder>
  </b:Source>
  <b:Source>
    <b:Tag>Bab183</b:Tag>
    <b:SourceType>BookSection</b:SourceType>
    <b:Guid>{FF332703-5A91-4D75-92C1-9280AC3A92B5}</b:Guid>
    <b:Title>Robot mozgása</b:Title>
    <b:Year>2018</b:Year>
    <b:BookTitle>Járó robot készítése</b:BookTitle>
    <b:Pages>9-10.</b:Pages>
    <b:Author>
      <b:Author>
        <b:NameList>
          <b:Person>
            <b:Last>Babits</b:Last>
            <b:First>Mátyás</b:First>
          </b:Person>
        </b:NameList>
      </b:Author>
    </b:Author>
    <b:RefOrder>12</b:RefOrder>
  </b:Source>
  <b:Source>
    <b:Tag>Shi86</b:Tag>
    <b:SourceType>BookSection</b:SourceType>
    <b:Guid>{EDFA0073-F125-476E-8E20-5B1B2E7C57A3}</b:Guid>
    <b:Title>The gait control system of a quadruped walking vehicle </b:Title>
    <b:BookTitle>Avanced Robotics, 1:4</b:BookTitle>
    <b:Year>1986</b:Year>
    <b:Pages>289-323.</b:Pages>
    <b:City>Online</b:City>
    <b:Publisher>Taylor &amp; Francis</b:Publisher>
    <b:Author>
      <b:Author>
        <b:NameList>
          <b:Person>
            <b:Last>Shiego</b:Last>
            <b:First>Hirose</b:First>
          </b:Person>
          <b:Person>
            <b:Last>Yasushi</b:Last>
            <b:First>Fakuda</b:First>
          </b:Person>
          <b:Person>
            <b:Last>Hidekazu</b:Last>
            <b:First>Kikuchi</b:First>
          </b:Person>
        </b:NameList>
      </b:Author>
    </b:Author>
    <b:RefOrder>15</b:RefOrder>
  </b:Source>
  <b:Source>
    <b:Tag>Jun03</b:Tag>
    <b:SourceType>BookSection</b:SourceType>
    <b:Guid>{C88719F5-EF79-4AF8-AEE2-034F2F114D91}</b:Guid>
    <b:Title>Crab walking of quadruped robots with a locked joint failure</b:Title>
    <b:BookTitle>Advanced Robotics, 17:9</b:BookTitle>
    <b:Year>2003</b:Year>
    <b:Pages>863-878.</b:Pages>
    <b:City>Online</b:City>
    <b:Publisher>Taylor and Francis</b:Publisher>
    <b:Author>
      <b:Author>
        <b:NameList>
          <b:Person>
            <b:Last>Jung-Min</b:Last>
            <b:First>Yang</b:First>
          </b:Person>
        </b:NameList>
      </b:Author>
    </b:Author>
    <b:RefOrder>21</b:RefOrder>
  </b:Source>
  <b:Source>
    <b:Tag>Shu05</b:Tag>
    <b:SourceType>BookSection</b:SourceType>
    <b:Guid>{07824EA0-E7C3-4E9B-8350-2D59FC4C9B9C}</b:Guid>
    <b:Title>Omnidirectional Static Walking of a Quadruped Robot</b:Title>
    <b:BookTitle>IEEE Transactions on Robotics, 21:2</b:BookTitle>
    <b:Year>2005</b:Year>
    <b:Pages>152-1612</b:Pages>
    <b:Publisher>IEEE</b:Publisher>
    <b:Author>
      <b:Author>
        <b:NameList>
          <b:Person>
            <b:Last>Shugen</b:Last>
            <b:First>Ma</b:First>
          </b:Person>
          <b:Person>
            <b:Last>Takashi</b:Last>
            <b:First>Tomiyama</b:First>
          </b:Person>
          <b:Person>
            <b:Last>Hideyuki</b:Last>
            <b:First>Wada</b:First>
          </b:Person>
        </b:NameList>
      </b:Author>
    </b:Author>
    <b:RefOrder>13</b:RefOrder>
  </b:Source>
</b:Sources>
</file>

<file path=customXml/itemProps1.xml><?xml version="1.0" encoding="utf-8"?>
<ds:datastoreItem xmlns:ds="http://schemas.openxmlformats.org/officeDocument/2006/customXml" ds:itemID="{7902E213-EAF0-4F0F-BC69-6B69ADEE45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16898</TotalTime>
  <Pages>52</Pages>
  <Words>9636</Words>
  <Characters>66493</Characters>
  <Application>Microsoft Office Word</Application>
  <DocSecurity>0</DocSecurity>
  <Lines>554</Lines>
  <Paragraphs>151</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
  <Company>Automatizálási és Alkalmazott Informatikai Tanszék</Company>
  <LinksUpToDate>false</LinksUpToDate>
  <CharactersWithSpaces>75978</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Az adatok átírása után a dokumentum egészére adjanak ki frissítést.</dc:description>
  <cp:lastModifiedBy>János Dusa</cp:lastModifiedBy>
  <cp:revision>350</cp:revision>
  <cp:lastPrinted>2022-05-29T09:07:00Z</cp:lastPrinted>
  <dcterms:created xsi:type="dcterms:W3CDTF">2015-10-19T08:48:00Z</dcterms:created>
  <dcterms:modified xsi:type="dcterms:W3CDTF">2022-05-29T19:41:00Z</dcterms:modified>
</cp:coreProperties>
</file>