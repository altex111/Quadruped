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951F15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B044E8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1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1"/>
      <w:r w:rsidR="00630A92">
        <w:rPr>
          <w:rStyle w:val="Jegyzethivatkozs"/>
          <w:noProof w:val="0"/>
        </w:rPr>
        <w:commentReference w:id="1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B044E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B044E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B044E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951F15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2"/>
      <w:r>
        <w:t>szakdolgozatot</w:t>
      </w:r>
      <w:commentRangeEnd w:id="2"/>
      <w:r w:rsidR="00630A92">
        <w:rPr>
          <w:rStyle w:val="Jegyzethivatkozs"/>
        </w:rPr>
        <w:commentReference w:id="2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3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3"/>
      <w:r w:rsidR="001808E4">
        <w:t>9</w:t>
      </w:r>
      <w:r w:rsidR="00630A92">
        <w:rPr>
          <w:rStyle w:val="Jegyzethivatkozs"/>
        </w:rPr>
        <w:commentReference w:id="3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4" w:name="_Toc103991195"/>
      <w:r w:rsidRPr="00B50CAA">
        <w:lastRenderedPageBreak/>
        <w:t>Összefoglaló</w:t>
      </w:r>
      <w:bookmarkEnd w:id="4"/>
    </w:p>
    <w:p w14:paraId="2E0E5560" w14:textId="77777777" w:rsidR="00630A92" w:rsidRDefault="00630A92" w:rsidP="00630A92">
      <w:commentRangeStart w:id="5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5"/>
      <w:r w:rsidR="005334AD">
        <w:rPr>
          <w:rStyle w:val="Jegyzethivatkozs"/>
        </w:rPr>
        <w:commentReference w:id="5"/>
      </w:r>
      <w:r w:rsidR="0003623B">
        <w:t xml:space="preserve">. </w:t>
      </w:r>
      <w:commentRangeStart w:id="6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6"/>
      <w:r w:rsidR="005334AD">
        <w:rPr>
          <w:rStyle w:val="Jegyzethivatkozs"/>
        </w:rPr>
        <w:commentReference w:id="6"/>
      </w:r>
    </w:p>
    <w:p w14:paraId="76EE1937" w14:textId="77777777" w:rsidR="0003623B" w:rsidRDefault="0003623B" w:rsidP="00630A92">
      <w:commentRangeStart w:id="7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7"/>
      <w:r w:rsidR="005334AD">
        <w:rPr>
          <w:rStyle w:val="Jegyzethivatkozs"/>
        </w:rPr>
        <w:commentReference w:id="7"/>
      </w:r>
      <w:r w:rsidR="005334AD">
        <w:t>,</w:t>
      </w:r>
      <w:commentRangeStart w:id="8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8"/>
      <w:r w:rsidR="005334AD">
        <w:rPr>
          <w:rStyle w:val="Jegyzethivatkozs"/>
        </w:rPr>
        <w:commentReference w:id="8"/>
      </w:r>
    </w:p>
    <w:p w14:paraId="274A4EEA" w14:textId="77777777" w:rsidR="005334AD" w:rsidRPr="00D23BFC" w:rsidRDefault="005334AD" w:rsidP="00630A92">
      <w:commentRangeStart w:id="9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9"/>
      <w:r>
        <w:rPr>
          <w:rStyle w:val="Jegyzethivatkozs"/>
        </w:rPr>
        <w:commentReference w:id="9"/>
      </w:r>
    </w:p>
    <w:p w14:paraId="68C22B44" w14:textId="77777777" w:rsidR="0063585C" w:rsidRDefault="0063585C" w:rsidP="00816BCB">
      <w:pPr>
        <w:pStyle w:val="Fejezetcimszmozsnlkl"/>
      </w:pPr>
      <w:bookmarkStart w:id="10" w:name="_Toc103991196"/>
      <w:proofErr w:type="spellStart"/>
      <w:r w:rsidRPr="00B50CAA">
        <w:lastRenderedPageBreak/>
        <w:t>Abstract</w:t>
      </w:r>
      <w:bookmarkEnd w:id="10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1" w:name="_Toc332797397"/>
      <w:bookmarkStart w:id="12" w:name="_Toc103991197"/>
      <w:r>
        <w:lastRenderedPageBreak/>
        <w:t>Bevezetés</w:t>
      </w:r>
      <w:bookmarkEnd w:id="11"/>
      <w:bookmarkEnd w:id="12"/>
    </w:p>
    <w:p w14:paraId="5D5B2C68" w14:textId="77A0F3A6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>Ebből kiindulva</w:t>
      </w:r>
      <w:ins w:id="13" w:author="János Dusa" w:date="2022-05-21T08:28:00Z">
        <w:r w:rsidR="002E7E3F">
          <w:t>,</w:t>
        </w:r>
      </w:ins>
      <w:r w:rsidR="005543F7">
        <w:t xml:space="preserve"> a </w:t>
      </w:r>
      <w:r w:rsidR="0010640A">
        <w:t>teljességre való törekvés nélkül elmondhatjuk</w:t>
      </w:r>
      <w:ins w:id="14" w:author="János Dusa" w:date="2022-05-21T08:28:00Z">
        <w:r w:rsidR="002E7E3F">
          <w:t xml:space="preserve"> azt</w:t>
        </w:r>
      </w:ins>
      <w:r w:rsidR="0010640A">
        <w:t>, hogy a legtöbb ilyen robot</w:t>
      </w:r>
      <w:r w:rsidR="005543F7">
        <w:t xml:space="preserve"> nem kerekek segítségével mozog, hanem lábakon jár, melyek alkalmasak a talaj egyenetlenségének kikompenzálására</w:t>
      </w:r>
      <w:ins w:id="15" w:author="János Dusa" w:date="2022-05-21T08:29:00Z">
        <w:r w:rsidR="002E7E3F">
          <w:t xml:space="preserve"> is</w:t>
        </w:r>
      </w:ins>
      <w:r w:rsidR="005543F7">
        <w:t xml:space="preserve">. Egy felderítő robotnak </w:t>
      </w:r>
      <w:r w:rsidR="002916D5">
        <w:t xml:space="preserve">alkalmasnak kell lennie több irányú mozgásra, hiszen elképzelhető olyan eset, </w:t>
      </w:r>
      <w:del w:id="16" w:author="János Dusa" w:date="2022-05-21T08:29:00Z">
        <w:r w:rsidR="002916D5" w:rsidDel="002E7E3F">
          <w:delText xml:space="preserve">hogy </w:delText>
        </w:r>
      </w:del>
      <w:ins w:id="17" w:author="János Dusa" w:date="2022-05-21T08:29:00Z">
        <w:r w:rsidR="002E7E3F">
          <w:t>amiko</w:t>
        </w:r>
      </w:ins>
      <w:ins w:id="18" w:author="János Dusa" w:date="2022-05-21T08:30:00Z">
        <w:r w:rsidR="002E7E3F">
          <w:t>r</w:t>
        </w:r>
      </w:ins>
      <w:ins w:id="19" w:author="János Dusa" w:date="2022-05-21T08:29:00Z">
        <w:r w:rsidR="002E7E3F">
          <w:t xml:space="preserve"> </w:t>
        </w:r>
      </w:ins>
      <w:r w:rsidR="005C529C">
        <w:t xml:space="preserve">a robot mozgási iránya különbözik annak nézési irányától. </w:t>
      </w:r>
      <w:r w:rsidR="0010640A">
        <w:t>Egy felderítésre alkalmas robot esetében nagyon fontos a külvilágról szóló információk gyűjtése, a robotnak fel kell</w:t>
      </w:r>
      <w:del w:id="20" w:author="János Dusa" w:date="2022-05-21T08:30:00Z">
        <w:r w:rsidR="0010640A" w:rsidDel="00C4703C">
          <w:delText xml:space="preserve"> tudnia</w:delText>
        </w:r>
      </w:del>
      <w:r w:rsidR="0010640A">
        <w:t xml:space="preserve"> ismerni</w:t>
      </w:r>
      <w:ins w:id="21" w:author="János Dusa" w:date="2022-05-21T08:30:00Z">
        <w:r w:rsidR="00C4703C">
          <w:t>e</w:t>
        </w:r>
      </w:ins>
      <w:r w:rsidR="0010640A">
        <w:t xml:space="preserve"> a </w:t>
      </w:r>
      <w:r w:rsidR="009C03D0">
        <w:t>körülötte lévő tér határait, illetve</w:t>
      </w:r>
      <w:ins w:id="22" w:author="János Dusa" w:date="2022-05-21T08:31:00Z">
        <w:r w:rsidR="00C4703C">
          <w:t xml:space="preserve"> koordinálnia kell</w:t>
        </w:r>
      </w:ins>
      <w:r w:rsidR="009C03D0">
        <w:t xml:space="preserve"> a saját mozgását </w:t>
      </w:r>
      <w:ins w:id="23" w:author="János Dusa" w:date="2022-05-21T08:32:00Z">
        <w:r w:rsidR="00C4703C">
          <w:t xml:space="preserve">is </w:t>
        </w:r>
      </w:ins>
      <w:r w:rsidR="009C03D0">
        <w:t>ebben a térben.</w:t>
      </w:r>
    </w:p>
    <w:p w14:paraId="771C7F52" w14:textId="5D4BA198" w:rsidR="00D375C4" w:rsidRDefault="008D1BD1" w:rsidP="00D375C4">
      <w:r>
        <w:t xml:space="preserve">Manapság egyre inkább előtérbe kerül a </w:t>
      </w:r>
      <w:r w:rsidR="003B58C9">
        <w:t>mobil robotok fejlesztése</w:t>
      </w:r>
      <w:ins w:id="24" w:author="János Dusa" w:date="2022-05-21T08:34:00Z">
        <w:r w:rsidR="00C4703C">
          <w:t>, felhasználása</w:t>
        </w:r>
      </w:ins>
      <w:r w:rsidR="003B58C9">
        <w:t>,</w:t>
      </w:r>
      <w:del w:id="25" w:author="János Dusa" w:date="2022-05-21T08:35:00Z">
        <w:r w:rsidR="003B58C9" w:rsidDel="00C4703C">
          <w:delText xml:space="preserve"> egyre több helyen jelennek meg,</w:delText>
        </w:r>
      </w:del>
      <w:ins w:id="26" w:author="János Dusa" w:date="2022-05-21T08:36:00Z">
        <w:r w:rsidR="007056BD">
          <w:t xml:space="preserve"> </w:t>
        </w:r>
      </w:ins>
      <w:ins w:id="27" w:author="János Dusa" w:date="2022-05-21T08:35:00Z">
        <w:r w:rsidR="007056BD">
          <w:t>nap</w:t>
        </w:r>
      </w:ins>
      <w:ins w:id="28" w:author="János Dusa" w:date="2022-05-21T08:36:00Z">
        <w:r w:rsidR="007056BD">
          <w:t>jainkban</w:t>
        </w:r>
      </w:ins>
      <w:r w:rsidR="003B58C9">
        <w:t xml:space="preserve"> elsődlegesen az iparban</w:t>
      </w:r>
      <w:ins w:id="29" w:author="János Dusa" w:date="2022-05-21T08:33:00Z">
        <w:r w:rsidR="00C4703C">
          <w:t xml:space="preserve"> jelennek meg</w:t>
        </w:r>
      </w:ins>
      <w:r w:rsidR="003B58C9">
        <w:t>, de egyéb más alkalmazásterületük is feltör</w:t>
      </w:r>
      <w:r w:rsidR="008A30EE">
        <w:t>ekvőben</w:t>
      </w:r>
      <w:r w:rsidR="003B58C9">
        <w:t xml:space="preserve"> van. </w:t>
      </w:r>
      <w:r w:rsidR="008A30EE">
        <w:t>A mobil robotok egy</w:t>
      </w:r>
      <w:ins w:id="30" w:author="János Dusa" w:date="2022-05-21T08:39:00Z">
        <w:r w:rsidR="007056BD">
          <w:t>ik</w:t>
        </w:r>
      </w:ins>
      <w:r w:rsidR="008A30EE">
        <w:t xml:space="preserve"> speciális területe a járó robotok, ezek</w:t>
      </w:r>
      <w:del w:id="31" w:author="János Dusa" w:date="2022-05-21T08:37:00Z">
        <w:r w:rsidR="008A30EE" w:rsidDel="007056BD">
          <w:delText>nek</w:delText>
        </w:r>
      </w:del>
      <w:r w:rsidR="008A30EE">
        <w:t xml:space="preserve"> </w:t>
      </w:r>
      <w:del w:id="32" w:author="János Dusa" w:date="2022-05-21T08:37:00Z">
        <w:r w:rsidR="008A30EE" w:rsidDel="007056BD">
          <w:delText xml:space="preserve">felépítésük </w:delText>
        </w:r>
      </w:del>
      <w:ins w:id="33" w:author="János Dusa" w:date="2022-05-21T08:37:00Z">
        <w:r w:rsidR="007056BD">
          <w:t xml:space="preserve">felépítése </w:t>
        </w:r>
      </w:ins>
      <w:r w:rsidR="008A30EE">
        <w:t>bonyolultabb a hagyományos kerék meghajtású robotok</w:t>
      </w:r>
      <w:del w:id="34" w:author="János Dusa" w:date="2022-05-21T08:38:00Z">
        <w:r w:rsidR="008A30EE" w:rsidDel="007056BD">
          <w:delText>kal szemben</w:delText>
        </w:r>
      </w:del>
      <w:ins w:id="35" w:author="János Dusa" w:date="2022-05-21T08:38:00Z">
        <w:r w:rsidR="007056BD">
          <w:t>nál</w:t>
        </w:r>
      </w:ins>
      <w:r w:rsidR="008A30EE">
        <w:t>, viszont</w:t>
      </w:r>
      <w:ins w:id="36" w:author="János Dusa" w:date="2022-05-21T08:39:00Z">
        <w:r w:rsidR="007056BD">
          <w:t xml:space="preserve"> sokkal</w:t>
        </w:r>
      </w:ins>
      <w:r w:rsidR="008A30EE">
        <w:t xml:space="preserve">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</w:t>
      </w:r>
      <w:ins w:id="37" w:author="János Dusa" w:date="2022-05-21T08:39:00Z">
        <w:r w:rsidR="007056BD">
          <w:t>uk</w:t>
        </w:r>
      </w:ins>
      <w:r w:rsidR="007B130E">
        <w:t xml:space="preserve">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</w:t>
      </w:r>
      <w:ins w:id="38" w:author="János Dusa" w:date="2022-05-21T08:41:00Z">
        <w:r w:rsidR="003D438F">
          <w:t xml:space="preserve">a </w:t>
        </w:r>
      </w:ins>
      <w:r w:rsidR="00B42A1F">
        <w:t>környezetük feltérképezése</w:t>
      </w:r>
      <w:ins w:id="39" w:author="János Dusa" w:date="2022-05-21T08:40:00Z">
        <w:r w:rsidR="007056BD">
          <w:t>,</w:t>
        </w:r>
      </w:ins>
      <w:r w:rsidR="00B42A1F">
        <w:t xml:space="preserve"> és </w:t>
      </w:r>
      <w:del w:id="40" w:author="János Dusa" w:date="2022-05-21T08:40:00Z">
        <w:r w:rsidR="00AE6B81" w:rsidDel="007056BD">
          <w:delText>bennük a</w:delText>
        </w:r>
      </w:del>
      <w:ins w:id="41" w:author="János Dusa" w:date="2022-05-21T08:40:00Z">
        <w:r w:rsidR="007056BD">
          <w:t>az abban való</w:t>
        </w:r>
      </w:ins>
      <w:r w:rsidR="00AE6B81">
        <w:t xml:space="preserve"> problémamentes navigáció megvalósítása. </w:t>
      </w:r>
      <w:del w:id="42" w:author="János Dusa" w:date="2022-05-21T08:41:00Z">
        <w:r w:rsidR="00AE6B81" w:rsidDel="003D438F">
          <w:delText xml:space="preserve">Ezen </w:delText>
        </w:r>
      </w:del>
      <w:ins w:id="43" w:author="János Dusa" w:date="2022-05-21T08:41:00Z">
        <w:r w:rsidR="003D438F">
          <w:t xml:space="preserve">Eme </w:t>
        </w:r>
      </w:ins>
      <w:r w:rsidR="00AE6B81">
        <w:t>robotok mechanikai kialakításából következik, hogy alkalmasak többirányú mozgás megvalósítására</w:t>
      </w:r>
      <w:r w:rsidR="00D375C4">
        <w:t xml:space="preserve">, </w:t>
      </w:r>
      <w:del w:id="44" w:author="János Dusa" w:date="2022-05-21T08:43:00Z">
        <w:r w:rsidR="00D375C4" w:rsidDel="003D438F">
          <w:delText xml:space="preserve">például </w:delText>
        </w:r>
      </w:del>
      <w:ins w:id="45" w:author="János Dusa" w:date="2022-05-21T08:43:00Z">
        <w:r w:rsidR="003D438F">
          <w:t>vagyis könnyedén</w:t>
        </w:r>
      </w:ins>
      <w:del w:id="46" w:author="János Dusa" w:date="2022-05-21T08:43:00Z">
        <w:r w:rsidR="00D375C4" w:rsidDel="003D438F">
          <w:delText>ugyanúgy</w:delText>
        </w:r>
      </w:del>
      <w:r w:rsidR="00D375C4">
        <w:t xml:space="preserve"> tud</w:t>
      </w:r>
      <w:ins w:id="47" w:author="János Dusa" w:date="2022-05-21T08:42:00Z">
        <w:r w:rsidR="003D438F">
          <w:t>nak</w:t>
        </w:r>
      </w:ins>
      <w:r w:rsidR="00D375C4">
        <w:t xml:space="preserve"> előre</w:t>
      </w:r>
      <w:ins w:id="48" w:author="János Dusa" w:date="2022-05-21T08:42:00Z">
        <w:r w:rsidR="003D438F">
          <w:t>, hátra,</w:t>
        </w:r>
      </w:ins>
      <w:del w:id="49" w:author="János Dusa" w:date="2022-05-21T08:42:00Z">
        <w:r w:rsidR="00D375C4" w:rsidDel="003D438F">
          <w:delText xml:space="preserve"> és</w:delText>
        </w:r>
      </w:del>
      <w:r w:rsidR="00D375C4">
        <w:t xml:space="preserve"> oldalra</w:t>
      </w:r>
      <w:ins w:id="50" w:author="János Dusa" w:date="2022-05-21T08:42:00Z">
        <w:r w:rsidR="003D438F">
          <w:t>,</w:t>
        </w:r>
      </w:ins>
      <w:r w:rsidR="00D375C4">
        <w:t xml:space="preserve"> </w:t>
      </w:r>
      <w:ins w:id="51" w:author="János Dusa" w:date="2022-05-21T08:42:00Z">
        <w:r w:rsidR="003D438F">
          <w:t>fel és le</w:t>
        </w:r>
      </w:ins>
      <w:del w:id="52" w:author="János Dusa" w:date="2022-05-21T08:42:00Z">
        <w:r w:rsidR="00D375C4" w:rsidDel="003D438F">
          <w:delText>is</w:delText>
        </w:r>
      </w:del>
      <w:r w:rsidR="00D375C4">
        <w:t xml:space="preserve"> lépkedni.</w:t>
      </w:r>
    </w:p>
    <w:p w14:paraId="3C0DA79D" w14:textId="1952D63C" w:rsidR="00D375C4" w:rsidRDefault="0004304E" w:rsidP="00E6174E">
      <w:r>
        <w:t xml:space="preserve">A szakdolgozatom </w:t>
      </w:r>
      <w:ins w:id="53" w:author="János Dusa" w:date="2022-05-21T08:44:00Z">
        <w:r w:rsidR="003D438F">
          <w:t xml:space="preserve">megvalósítása </w:t>
        </w:r>
      </w:ins>
      <w:r>
        <w:t>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 w:rsidR="00904161">
        <w:t xml:space="preserve"> </w:t>
      </w:r>
      <w:sdt>
        <w:sdtPr>
          <w:id w:val="464086791"/>
          <w:citation/>
        </w:sdtPr>
        <w:sdtEndPr/>
        <w:sdtContent>
          <w:r w:rsidR="00904161">
            <w:fldChar w:fldCharType="begin"/>
          </w:r>
          <w:r w:rsidR="00904161">
            <w:instrText xml:space="preserve"> CITATION Kom21 \l 1038 </w:instrText>
          </w:r>
          <w:r w:rsidR="00904161">
            <w:fldChar w:fldCharType="separate"/>
          </w:r>
          <w:r w:rsidR="00C33D96">
            <w:rPr>
              <w:noProof/>
            </w:rPr>
            <w:t>[1]</w:t>
          </w:r>
          <w:r w:rsidR="00904161">
            <w:fldChar w:fldCharType="end"/>
          </w:r>
        </w:sdtContent>
      </w:sdt>
      <w:r>
        <w:t xml:space="preserve"> során</w:t>
      </w:r>
      <w:r w:rsidR="00AA6D9C">
        <w:t xml:space="preserve"> tervezett robot</w:t>
      </w:r>
      <w:r w:rsidR="00651157">
        <w:t xml:space="preserve"> 3D nyomtatással készített alkatrésze</w:t>
      </w:r>
      <w:ins w:id="54" w:author="János Dusa" w:date="2022-05-21T08:44:00Z">
        <w:r w:rsidR="003D438F">
          <w:t>ine</w:t>
        </w:r>
      </w:ins>
      <w:r w:rsidR="00651157">
        <w:t>k</w:t>
      </w:r>
      <w:r w:rsidR="00AA6D9C">
        <w:t xml:space="preserve"> </w:t>
      </w:r>
      <w:r w:rsidR="00651157">
        <w:t>legyártása</w:t>
      </w:r>
      <w:ins w:id="55" w:author="János Dusa" w:date="2022-05-21T08:50:00Z">
        <w:r w:rsidR="00CF2996">
          <w:t xml:space="preserve"> és</w:t>
        </w:r>
      </w:ins>
      <w:del w:id="56" w:author="János Dusa" w:date="2022-05-21T08:50:00Z">
        <w:r w:rsidR="00651157" w:rsidDel="00CF2996">
          <w:delText>,</w:delText>
        </w:r>
      </w:del>
      <w:r w:rsidR="00651157">
        <w:t xml:space="preserve"> összeszerelése</w:t>
      </w:r>
      <w:ins w:id="57" w:author="János Dusa" w:date="2022-05-21T08:45:00Z">
        <w:r w:rsidR="003D438F">
          <w:t xml:space="preserve"> volt</w:t>
        </w:r>
      </w:ins>
      <w:r w:rsidR="00D375C4">
        <w:t xml:space="preserve">. Továbbá </w:t>
      </w:r>
      <w:del w:id="58" w:author="János Dusa" w:date="2022-05-21T08:45:00Z">
        <w:r w:rsidR="00D375C4" w:rsidDel="003D438F">
          <w:delText xml:space="preserve">feladatom </w:delText>
        </w:r>
      </w:del>
      <w:ins w:id="59" w:author="János Dusa" w:date="2022-05-21T08:45:00Z">
        <w:r w:rsidR="003D438F">
          <w:t xml:space="preserve">célkitűzésemnek tekintettem </w:t>
        </w:r>
      </w:ins>
      <w:r w:rsidR="00D375C4">
        <w:t xml:space="preserve">egy olyan új járási algoritmus </w:t>
      </w:r>
      <w:ins w:id="60" w:author="János Dusa" w:date="2022-05-21T08:50:00Z">
        <w:r w:rsidR="00CF2996">
          <w:t>el</w:t>
        </w:r>
      </w:ins>
      <w:r w:rsidR="00D375C4">
        <w:t>készítés</w:t>
      </w:r>
      <w:ins w:id="61" w:author="János Dusa" w:date="2022-05-21T08:46:00Z">
        <w:r w:rsidR="00CF2996">
          <w:t>ét</w:t>
        </w:r>
      </w:ins>
      <w:del w:id="62" w:author="János Dusa" w:date="2022-05-21T08:46:00Z">
        <w:r w:rsidR="00D375C4" w:rsidDel="00CF2996">
          <w:delText>e</w:delText>
        </w:r>
      </w:del>
      <w:r w:rsidR="00D375C4">
        <w:t xml:space="preserve">, mely megvalósítja a fent említett mozgási sémát, miközben a robot orientációjának változtatásáért is felel. </w:t>
      </w:r>
      <w:del w:id="63" w:author="János Dusa" w:date="2022-05-21T08:47:00Z">
        <w:r w:rsidR="009F5E63" w:rsidDel="00CF2996">
          <w:delText>Valamint feladatom,</w:delText>
        </w:r>
      </w:del>
      <w:ins w:id="64" w:author="János Dusa" w:date="2022-05-21T08:47:00Z">
        <w:r w:rsidR="00CF2996">
          <w:t>S végül, de nem utolsó sorban</w:t>
        </w:r>
      </w:ins>
      <w:r w:rsidR="009F5E63">
        <w:t xml:space="preserve"> az új mechanikával rendelkező robot vissza</w:t>
      </w:r>
      <w:del w:id="65" w:author="János Dusa" w:date="2022-05-21T08:48:00Z">
        <w:r w:rsidR="009F5E63" w:rsidDel="00CF2996">
          <w:delText xml:space="preserve"> </w:delText>
        </w:r>
      </w:del>
      <w:r w:rsidR="009F5E63">
        <w:t>integrálása</w:t>
      </w:r>
      <w:ins w:id="66" w:author="János Dusa" w:date="2022-05-21T08:48:00Z">
        <w:r w:rsidR="00CF2996">
          <w:t xml:space="preserve"> is elvárás volt a r</w:t>
        </w:r>
      </w:ins>
      <w:ins w:id="67" w:author="János Dusa" w:date="2022-05-21T08:49:00Z">
        <w:r w:rsidR="00CF2996">
          <w:t>észemről a</w:t>
        </w:r>
      </w:ins>
      <w:r w:rsidR="009F5E63">
        <w:t xml:space="preserve"> Robot </w:t>
      </w:r>
      <w:proofErr w:type="spellStart"/>
      <w:r w:rsidR="009F5E63">
        <w:t>Operating</w:t>
      </w:r>
      <w:proofErr w:type="spellEnd"/>
      <w:r w:rsidR="009F5E63">
        <w:t xml:space="preserve"> System (ROS)</w:t>
      </w:r>
      <w:r w:rsidR="003229C9">
        <w:t xml:space="preserve"> </w:t>
      </w:r>
      <w:sdt>
        <w:sdtPr>
          <w:id w:val="-1397274964"/>
          <w:citation/>
        </w:sdtPr>
        <w:sdtEndPr/>
        <w:sdtContent>
          <w:r w:rsidR="003229C9">
            <w:fldChar w:fldCharType="begin"/>
          </w:r>
          <w:r w:rsidR="003229C9">
            <w:instrText xml:space="preserve"> CITATION Rob \l 1038 </w:instrText>
          </w:r>
          <w:r w:rsidR="003229C9">
            <w:fldChar w:fldCharType="separate"/>
          </w:r>
          <w:r w:rsidR="00C33D96">
            <w:rPr>
              <w:noProof/>
            </w:rPr>
            <w:t>[2]</w:t>
          </w:r>
          <w:r w:rsidR="003229C9">
            <w:fldChar w:fldCharType="end"/>
          </w:r>
        </w:sdtContent>
      </w:sdt>
      <w:r w:rsidR="009F5E63">
        <w:t xml:space="preserve">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68" w:name="_Ref103596470"/>
      <w:bookmarkStart w:id="69" w:name="_Ref103596983"/>
      <w:bookmarkStart w:id="70" w:name="_Toc103991198"/>
      <w:r>
        <w:lastRenderedPageBreak/>
        <w:t>Pókszerű járó robot</w:t>
      </w:r>
      <w:bookmarkEnd w:id="68"/>
      <w:bookmarkEnd w:id="69"/>
      <w:bookmarkEnd w:id="70"/>
    </w:p>
    <w:p w14:paraId="7637EE93" w14:textId="0DB20171" w:rsidR="008451EF" w:rsidRDefault="008E0C7B" w:rsidP="00D802EA">
      <w:r>
        <w:t xml:space="preserve">A robot készítése </w:t>
      </w:r>
      <w:bookmarkStart w:id="71" w:name="_Hlk103601223"/>
      <w:r>
        <w:t>Babits Mátyás</w:t>
      </w:r>
      <w:bookmarkEnd w:id="71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EndPr/>
        <w:sdtContent>
          <w:r w:rsidR="00012040">
            <w:fldChar w:fldCharType="begin"/>
          </w:r>
          <w:r w:rsidR="008518C8">
            <w:instrText xml:space="preserve">CITATION Bab18 \l 1038 </w:instrText>
          </w:r>
          <w:r w:rsidR="00012040">
            <w:fldChar w:fldCharType="separate"/>
          </w:r>
          <w:r w:rsidR="00C33D96">
            <w:rPr>
              <w:noProof/>
            </w:rPr>
            <w:t xml:space="preserve"> [3]</w:t>
          </w:r>
          <w:r w:rsidR="00012040">
            <w:fldChar w:fldCharType="end"/>
          </w:r>
        </w:sdtContent>
      </w:sdt>
      <w:r w:rsidR="00187734">
        <w:t xml:space="preserve"> </w:t>
      </w:r>
      <w:del w:id="72" w:author="János Dusa" w:date="2022-05-21T08:51:00Z">
        <w:r w:rsidR="00187734" w:rsidDel="00ED61C7">
          <w:delText>Aki</w:delText>
        </w:r>
        <w:r w:rsidR="00012040" w:rsidDel="00ED61C7">
          <w:delText xml:space="preserve"> </w:delText>
        </w:r>
      </w:del>
      <w:ins w:id="73" w:author="János Dusa" w:date="2022-05-21T08:51:00Z">
        <w:r w:rsidR="00ED61C7">
          <w:t xml:space="preserve">Ő </w:t>
        </w:r>
      </w:ins>
      <w:r w:rsidR="00012040">
        <w:t>egy</w:t>
      </w:r>
      <w:r w:rsidR="00187734">
        <w:t xml:space="preserve"> négylábú robotot alkotott meg, mely</w:t>
      </w:r>
      <w:del w:id="74" w:author="János Dusa" w:date="2022-05-21T08:52:00Z">
        <w:r w:rsidR="00187734" w:rsidDel="00ED61C7">
          <w:delText xml:space="preserve"> első</w:delText>
        </w:r>
      </w:del>
      <w:r w:rsidR="00187734">
        <w:t xml:space="preserve"> jelleg</w:t>
      </w:r>
      <w:ins w:id="75" w:author="János Dusa" w:date="2022-05-21T08:52:00Z">
        <w:r w:rsidR="00ED61C7">
          <w:t>ét tekintve</w:t>
        </w:r>
      </w:ins>
      <w:del w:id="76" w:author="János Dusa" w:date="2022-05-21T08:52:00Z">
        <w:r w:rsidR="00187734" w:rsidDel="00ED61C7">
          <w:delText>re</w:delText>
        </w:r>
      </w:del>
      <w:r w:rsidR="00187734">
        <w:t xml:space="preserve"> pókszerű volt. A robot négy lába egyenként </w:t>
      </w:r>
      <w:r w:rsidR="003C0226">
        <w:t>három</w:t>
      </w:r>
      <w:ins w:id="77" w:author="János Dusa" w:date="2022-05-21T08:52:00Z">
        <w:r w:rsidR="00ED61C7">
          <w:t>-három</w:t>
        </w:r>
      </w:ins>
      <w:r w:rsidR="00187734">
        <w:t xml:space="preserve"> </w:t>
      </w:r>
      <w:r w:rsidR="003C0226">
        <w:t>csuklóból állt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</w:t>
      </w:r>
      <w:ins w:id="78" w:author="János Dusa" w:date="2022-05-21T08:53:00Z">
        <w:r w:rsidR="00ED61C7">
          <w:t xml:space="preserve">a </w:t>
        </w:r>
      </w:ins>
      <w:r w:rsidR="00187734">
        <w:t>hangyák</w:t>
      </w:r>
      <w:r w:rsidR="003C0226">
        <w:t xml:space="preserve"> lábai</w:t>
      </w:r>
      <w:r w:rsidR="00187734">
        <w:t xml:space="preserve">. A </w:t>
      </w:r>
      <w:r w:rsidR="003C0226">
        <w:t>robot 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</w:t>
      </w:r>
      <w:del w:id="79" w:author="János Dusa" w:date="2022-05-21T08:53:00Z">
        <w:r w:rsidR="003C0226" w:rsidDel="00ED61C7">
          <w:delText>,</w:delText>
        </w:r>
      </w:del>
      <w:r w:rsidR="003C0226">
        <w:t xml:space="preserve"> az elegendő szabadsági fokot ahhoz, hogy egy</w:t>
      </w:r>
      <w:ins w:id="80" w:author="János Dusa" w:date="2022-05-21T08:53:00Z">
        <w:r w:rsidR="00ED61C7">
          <w:t>-egy</w:t>
        </w:r>
      </w:ins>
      <w:r w:rsidR="003C0226">
        <w:t xml:space="preserve"> láb minden</w:t>
      </w:r>
      <w:ins w:id="81" w:author="János Dusa" w:date="2022-05-21T08:54:00Z">
        <w:r w:rsidR="00ED61C7">
          <w:t xml:space="preserve"> olyan</w:t>
        </w:r>
      </w:ins>
      <w:r w:rsidR="003C0226">
        <w:t xml:space="preserve">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ins w:id="82" w:author="János Dusa" w:date="2022-05-21T08:54:00Z">
        <w:r w:rsidR="00ED61C7">
          <w:t xml:space="preserve">az </w:t>
        </w:r>
      </w:ins>
      <w:r w:rsidR="00F26D5B">
        <w:t>inverz geometriai algoritmus segítségével a motorok szögét. A robot mozgása limitált volt</w:t>
      </w:r>
      <w:del w:id="83" w:author="János Dusa" w:date="2022-05-21T08:55:00Z">
        <w:r w:rsidR="00F26D5B" w:rsidDel="00ED61C7">
          <w:delText xml:space="preserve">, </w:delText>
        </w:r>
      </w:del>
      <w:ins w:id="84" w:author="János Dusa" w:date="2022-05-21T08:55:00Z">
        <w:r w:rsidR="00ED61C7">
          <w:t xml:space="preserve">; </w:t>
        </w:r>
      </w:ins>
      <w:r w:rsidR="00F26D5B">
        <w:t>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5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85"/>
      <w:r w:rsidR="00651157">
        <w:t>: Babits Mátyás által készített pókszerű robot.</w:t>
      </w:r>
    </w:p>
    <w:p w14:paraId="0B1B46E3" w14:textId="0A286EFE" w:rsidR="005304D3" w:rsidRDefault="009A7F40" w:rsidP="004863A0">
      <w:del w:id="86" w:author="János Dusa" w:date="2022-05-21T08:56:00Z">
        <w:r w:rsidDel="002D1209">
          <w:delText>Mátyás után</w:delText>
        </w:r>
      </w:del>
      <w:ins w:id="87" w:author="János Dusa" w:date="2022-05-21T08:56:00Z">
        <w:r w:rsidR="002D1209">
          <w:t>Ezt követően</w:t>
        </w:r>
      </w:ins>
      <w:r>
        <w:t xml:space="preserve">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</w:t>
      </w:r>
      <w:del w:id="88" w:author="János Dusa" w:date="2022-05-21T08:56:00Z">
        <w:r w:rsidR="00F26D5B" w:rsidDel="002D1209">
          <w:delText>.</w:delText>
        </w:r>
      </w:del>
      <w:r w:rsidR="00F26D5B">
        <w:t xml:space="preserve"> </w:t>
      </w:r>
      <w:sdt>
        <w:sdtPr>
          <w:id w:val="-458722682"/>
          <w:citation/>
        </w:sdtPr>
        <w:sdtEndPr/>
        <w:sdtContent>
          <w:r w:rsidR="00F26D5B">
            <w:fldChar w:fldCharType="begin"/>
          </w:r>
          <w:r w:rsidR="003D6B04">
            <w:instrText xml:space="preserve">CITATION Mát20 \l 1038 </w:instrText>
          </w:r>
          <w:r w:rsidR="00F26D5B">
            <w:fldChar w:fldCharType="separate"/>
          </w:r>
          <w:r w:rsidR="00C33D96">
            <w:rPr>
              <w:noProof/>
            </w:rPr>
            <w:t>[4]</w:t>
          </w:r>
          <w:r w:rsidR="00F26D5B">
            <w:fldChar w:fldCharType="end"/>
          </w:r>
        </w:sdtContent>
      </w:sdt>
      <w:ins w:id="89" w:author="János Dusa" w:date="2022-05-21T08:56:00Z">
        <w:r w:rsidR="002D1209">
          <w:t>,</w:t>
        </w:r>
      </w:ins>
      <w:r>
        <w:t xml:space="preserve"> akinek elsődleges </w:t>
      </w:r>
      <w:del w:id="90" w:author="János Dusa" w:date="2022-05-21T08:57:00Z">
        <w:r w:rsidDel="002D1209">
          <w:delText xml:space="preserve">fókusza </w:delText>
        </w:r>
      </w:del>
      <w:ins w:id="91" w:author="János Dusa" w:date="2022-05-21T08:57:00Z">
        <w:r w:rsidR="002D1209">
          <w:t xml:space="preserve">célja </w:t>
        </w:r>
      </w:ins>
      <w:r>
        <w:t xml:space="preserve">a robot okosítása volt, </w:t>
      </w:r>
      <w:ins w:id="92" w:author="János Dusa" w:date="2022-05-21T08:57:00Z">
        <w:r w:rsidR="002D1209">
          <w:t xml:space="preserve">ezért olyan </w:t>
        </w:r>
      </w:ins>
      <w:r>
        <w:t>szenzorokkal szerelte fel</w:t>
      </w:r>
      <w:ins w:id="93" w:author="János Dusa" w:date="2022-05-21T08:58:00Z">
        <w:r w:rsidR="002D1209">
          <w:t xml:space="preserve"> azt</w:t>
        </w:r>
      </w:ins>
      <w:r>
        <w:t xml:space="preserve">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</w:t>
      </w:r>
      <w:ins w:id="94" w:author="János Dusa" w:date="2022-05-21T08:58:00Z">
        <w:r w:rsidR="002D1209">
          <w:t>ka</w:t>
        </w:r>
      </w:ins>
      <w:r>
        <w:t>t láttak el.</w:t>
      </w:r>
      <w:r w:rsidR="00CD07C1">
        <w:t xml:space="preserve"> </w:t>
      </w:r>
      <w:r w:rsidR="00E518DF">
        <w:t xml:space="preserve">Az okosítás jegyében Lóránt </w:t>
      </w:r>
      <w:del w:id="95" w:author="János Dusa" w:date="2022-05-21T08:58:00Z">
        <w:r w:rsidR="00DD48C8" w:rsidDel="002D1209">
          <w:delText xml:space="preserve">felszerelte </w:delText>
        </w:r>
      </w:del>
      <w:ins w:id="96" w:author="János Dusa" w:date="2022-05-21T08:58:00Z">
        <w:r w:rsidR="002D1209">
          <w:t xml:space="preserve">ellátta </w:t>
        </w:r>
      </w:ins>
      <w:r w:rsidR="00DD48C8">
        <w:t xml:space="preserve">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lastRenderedPageBreak/>
        <w:t>Measurement</w:t>
      </w:r>
      <w:proofErr w:type="spellEnd"/>
      <w:r w:rsidR="00DD48C8">
        <w:t xml:space="preserve"> Unit (IMU) egységgel</w:t>
      </w:r>
      <w:ins w:id="97" w:author="János Dusa" w:date="2022-05-21T08:58:00Z">
        <w:r w:rsidR="002D1209">
          <w:t xml:space="preserve"> </w:t>
        </w:r>
      </w:ins>
      <w:ins w:id="98" w:author="János Dusa" w:date="2022-05-21T08:59:00Z">
        <w:r w:rsidR="002D1209">
          <w:t>is</w:t>
        </w:r>
      </w:ins>
      <w:r w:rsidR="00DD48C8">
        <w:t xml:space="preserve">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</w:t>
      </w:r>
      <w:del w:id="99" w:author="János Dusa" w:date="2022-05-21T08:59:00Z">
        <w:r w:rsidR="006F7D85" w:rsidDel="002D1209">
          <w:delText>Lóránt továbbá felszerelte a</w:delText>
        </w:r>
      </w:del>
      <w:ins w:id="100" w:author="János Dusa" w:date="2022-05-21T08:59:00Z">
        <w:r w:rsidR="002D1209">
          <w:t>A</w:t>
        </w:r>
      </w:ins>
      <w:r w:rsidR="006F7D85">
        <w:t xml:space="preserve"> </w:t>
      </w:r>
      <w:r w:rsidR="00CC7B61">
        <w:t>robot</w:t>
      </w:r>
      <w:del w:id="101" w:author="János Dusa" w:date="2022-05-21T09:00:00Z">
        <w:r w:rsidR="00CC7B61" w:rsidDel="002D1209">
          <w:delText>tal való kommunikációt</w:delText>
        </w:r>
      </w:del>
      <w:r w:rsidR="00CC7B61">
        <w:t xml:space="preserve"> egy </w:t>
      </w:r>
      <w:r w:rsidR="006F7D85">
        <w:t xml:space="preserve">ESP-01 wifi modullal </w:t>
      </w:r>
      <w:ins w:id="102" w:author="János Dusa" w:date="2022-05-21T09:00:00Z">
        <w:r w:rsidR="002D1209">
          <w:t xml:space="preserve">is gazdagodott, mely </w:t>
        </w:r>
      </w:ins>
      <w:r w:rsidR="006F7D85">
        <w:t>a távoli vezérlés megvalósítás</w:t>
      </w:r>
      <w:del w:id="103" w:author="János Dusa" w:date="2022-05-21T09:01:00Z">
        <w:r w:rsidR="006F7D85" w:rsidDel="00FE357C">
          <w:delText>a érdekében</w:delText>
        </w:r>
      </w:del>
      <w:ins w:id="104" w:author="János Dusa" w:date="2022-05-21T09:01:00Z">
        <w:r w:rsidR="00FE357C">
          <w:t>át</w:t>
        </w:r>
      </w:ins>
      <w:ins w:id="105" w:author="János Dusa" w:date="2022-05-21T09:02:00Z">
        <w:r w:rsidR="00FE357C">
          <w:t xml:space="preserve"> biztosító kommunikációért felelt</w:t>
        </w:r>
      </w:ins>
      <w:del w:id="106" w:author="János Dusa" w:date="2022-05-21T09:04:00Z">
        <w:r w:rsidR="006F7D85" w:rsidDel="00FE357C">
          <w:delText>.</w:delText>
        </w:r>
        <w:r w:rsidR="00CC7B61" w:rsidDel="00FE357C">
          <w:delText xml:space="preserve"> Valamint </w:delText>
        </w:r>
        <w:r w:rsidR="00C30A06" w:rsidDel="00FE357C">
          <w:delText>megvalósította</w:delText>
        </w:r>
      </w:del>
      <w:ins w:id="107" w:author="János Dusa" w:date="2022-05-21T09:04:00Z">
        <w:r w:rsidR="00FE357C">
          <w:t xml:space="preserve">, s egyben </w:t>
        </w:r>
      </w:ins>
      <w:ins w:id="108" w:author="János Dusa" w:date="2022-05-21T09:05:00Z">
        <w:r w:rsidR="00FE357C">
          <w:t>lehetővé tette</w:t>
        </w:r>
      </w:ins>
      <w:r w:rsidR="00C30A06">
        <w:t xml:space="preserve"> a robot irányítását </w:t>
      </w:r>
      <w:ins w:id="109" w:author="János Dusa" w:date="2022-05-21T09:04:00Z">
        <w:r w:rsidR="00FE357C">
          <w:t xml:space="preserve">a </w:t>
        </w:r>
      </w:ins>
      <w:r w:rsidR="00C30A06">
        <w:t xml:space="preserve">ROS platformon keresztül. </w:t>
      </w:r>
      <w:ins w:id="110" w:author="János Dusa" w:date="2022-05-21T09:06:00Z">
        <w:r w:rsidR="00FE357C">
          <w:t xml:space="preserve">A </w:t>
        </w:r>
      </w:ins>
      <w:proofErr w:type="spellStart"/>
      <w:r w:rsidR="00C30A06">
        <w:t>ROSSerial</w:t>
      </w:r>
      <w:proofErr w:type="spellEnd"/>
      <w:r w:rsidR="00C30A06">
        <w:t xml:space="preserve"> </w:t>
      </w:r>
      <w:proofErr w:type="spellStart"/>
      <w:r w:rsidR="00C30A06">
        <w:t>node</w:t>
      </w:r>
      <w:proofErr w:type="spellEnd"/>
      <w:r w:rsidR="00C30A06">
        <w:t xml:space="preserve"> segítségével kiépítette a robottal való kommunikációt</w:t>
      </w:r>
      <w:ins w:id="111" w:author="János Dusa" w:date="2022-05-21T09:06:00Z">
        <w:r w:rsidR="00164F0B">
          <w:t>, és a</w:t>
        </w:r>
      </w:ins>
      <w:del w:id="112" w:author="János Dusa" w:date="2022-05-21T09:06:00Z">
        <w:r w:rsidR="00C30A06" w:rsidDel="00164F0B">
          <w:delText>.</w:delText>
        </w:r>
      </w:del>
      <w:r w:rsidR="00C30A06">
        <w:t xml:space="preserve"> RVIZ </w:t>
      </w:r>
      <w:del w:id="113" w:author="János Dusa" w:date="2022-05-21T09:06:00Z">
        <w:r w:rsidR="00C30A06" w:rsidDel="00164F0B">
          <w:delText>és</w:delText>
        </w:r>
      </w:del>
      <w:ins w:id="114" w:author="János Dusa" w:date="2022-05-21T09:06:00Z">
        <w:r w:rsidR="00164F0B">
          <w:t>valamint a</w:t>
        </w:r>
      </w:ins>
      <w:r w:rsidR="00C30A06">
        <w:t xml:space="preserve"> </w:t>
      </w:r>
      <w:del w:id="115" w:author="János Dusa" w:date="2022-05-21T09:07:00Z">
        <w:r w:rsidR="00C30A06" w:rsidDel="00144A83">
          <w:delText>hector_slam</w:delText>
        </w:r>
      </w:del>
      <w:proofErr w:type="spellStart"/>
      <w:ins w:id="116" w:author="János Dusa" w:date="2022-05-21T09:07:00Z">
        <w:r w:rsidR="00144A83">
          <w:t>Hector</w:t>
        </w:r>
        <w:proofErr w:type="spellEnd"/>
        <w:r w:rsidR="00144A83">
          <w:t xml:space="preserve"> SLA</w:t>
        </w:r>
      </w:ins>
      <w:ins w:id="117" w:author="János Dusa" w:date="2022-05-21T09:08:00Z">
        <w:r w:rsidR="00144A83">
          <w:t>M</w:t>
        </w:r>
      </w:ins>
      <w:r w:rsidR="00C30A06">
        <w:t xml:space="preserve">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4C2D1D" w:rsidP="00F80D78">
      <w:pPr>
        <w:pStyle w:val="Kpalrs"/>
      </w:pPr>
      <w:fldSimple w:instr=" SEQ ábra \* ARABIC ">
        <w:r w:rsidR="00C33D96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118" w:name="_Toc103991199"/>
      <w:r>
        <w:t>Új mechanikai modell</w:t>
      </w:r>
      <w:bookmarkEnd w:id="118"/>
    </w:p>
    <w:p w14:paraId="530EA874" w14:textId="32FDC28D" w:rsidR="00C05A5A" w:rsidRDefault="00C05A5A" w:rsidP="00E6174E">
      <w:r>
        <w:t>Az önálló laboratóriumom kezdetekor, mikor kézhez kaptam a Lóránt által készített robotot, elsődleges</w:t>
      </w:r>
      <w:r w:rsidR="00076797">
        <w:t xml:space="preserve">en a robot mechanikai </w:t>
      </w:r>
      <w:del w:id="119" w:author="János Dusa" w:date="2022-05-21T09:11:00Z">
        <w:r w:rsidR="00076797" w:rsidDel="00A37EA3">
          <w:delText xml:space="preserve">hibái </w:delText>
        </w:r>
      </w:del>
      <w:ins w:id="120" w:author="János Dusa" w:date="2022-05-21T09:11:00Z">
        <w:r w:rsidR="00A37EA3">
          <w:t xml:space="preserve">hiányosságai </w:t>
        </w:r>
      </w:ins>
      <w:r w:rsidR="00076797">
        <w:t xml:space="preserve">voltak </w:t>
      </w:r>
      <w:proofErr w:type="spellStart"/>
      <w:r w:rsidR="00916883">
        <w:t>szembetűnőe</w:t>
      </w:r>
      <w:r w:rsidR="00D013AB">
        <w:t>k</w:t>
      </w:r>
      <w:proofErr w:type="spellEnd"/>
      <w:r w:rsidR="00916883">
        <w:t>. A robot</w:t>
      </w:r>
      <w:r w:rsidR="00076797">
        <w:t xml:space="preserve"> több helyen el volt törve</w:t>
      </w:r>
      <w:ins w:id="121" w:author="János Dusa" w:date="2022-05-21T09:11:00Z">
        <w:r w:rsidR="00A37EA3">
          <w:t>,</w:t>
        </w:r>
      </w:ins>
      <w:r w:rsidR="00916883">
        <w:t xml:space="preserve"> és a szervomotorjai</w:t>
      </w:r>
      <w:ins w:id="122" w:author="János Dusa" w:date="2022-05-21T09:11:00Z">
        <w:r w:rsidR="00A37EA3">
          <w:t xml:space="preserve"> is</w:t>
        </w:r>
      </w:ins>
      <w:r w:rsidR="00916883">
        <w:t xml:space="preserve"> nehezen bírták a LIDAR</w:t>
      </w:r>
      <w:r w:rsidR="005F537E">
        <w:t xml:space="preserve"> által megnövelt terhet</w:t>
      </w:r>
      <w:r w:rsidR="00076797">
        <w:t xml:space="preserve">. Ezért mechanikailag teljesen </w:t>
      </w:r>
      <w:proofErr w:type="spellStart"/>
      <w:r w:rsidR="00076797">
        <w:t>újra</w:t>
      </w:r>
      <w:del w:id="123" w:author="János Dusa" w:date="2022-05-21T09:12:00Z">
        <w:r w:rsidR="00076797" w:rsidDel="00A37EA3">
          <w:delText xml:space="preserve"> </w:delText>
        </w:r>
      </w:del>
      <w:r w:rsidR="00076797">
        <w:t>terveztem</w:t>
      </w:r>
      <w:proofErr w:type="spellEnd"/>
      <w:r w:rsidR="00076797">
        <w:t xml:space="preserve"> a robotot, erősebb illesztéseket használtam a csuklóknál, valamint a szerelhetőség megtartása érdekében réz betéteket</w:t>
      </w:r>
      <w:r w:rsidR="00746DA6">
        <w:t xml:space="preserve"> (</w:t>
      </w:r>
      <w:proofErr w:type="spellStart"/>
      <w:r w:rsidR="00746DA6">
        <w:t>insert</w:t>
      </w:r>
      <w:r w:rsidR="00F5489B">
        <w:t>eket</w:t>
      </w:r>
      <w:proofErr w:type="spellEnd"/>
      <w:r w:rsidR="00746DA6">
        <w:t>)</w:t>
      </w:r>
      <w:r w:rsidR="00076797">
        <w:t xml:space="preserve">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</w:t>
      </w:r>
      <w:del w:id="124" w:author="János Dusa" w:date="2022-05-21T09:14:00Z">
        <w:r w:rsidR="00E83CF3" w:rsidDel="00A37EA3">
          <w:delText xml:space="preserve"> </w:delText>
        </w:r>
      </w:del>
      <w:r w:rsidR="00E83CF3">
        <w:t>karok rögzítését</w:t>
      </w:r>
      <w:del w:id="125" w:author="János Dusa" w:date="2022-05-21T09:14:00Z">
        <w:r w:rsidR="00E83CF3" w:rsidDel="00A37EA3">
          <w:delText xml:space="preserve"> jobban</w:delText>
        </w:r>
      </w:del>
      <w:r w:rsidR="00E83CF3">
        <w:t xml:space="preserve"> megerősítettem, új</w:t>
      </w:r>
      <w:r w:rsidR="005F537E">
        <w:t xml:space="preserve">, </w:t>
      </w:r>
      <w:r w:rsidR="005F537E">
        <w:lastRenderedPageBreak/>
        <w:t>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ins w:id="126" w:author="János Dusa" w:date="2022-05-21T09:14:00Z">
        <w:r w:rsidR="00A37EA3">
          <w:t>, v</w:t>
        </w:r>
      </w:ins>
      <w:del w:id="127" w:author="János Dusa" w:date="2022-05-21T09:14:00Z">
        <w:r w:rsidR="005F537E" w:rsidDel="00A37EA3">
          <w:delText>.</w:delText>
        </w:r>
        <w:r w:rsidR="00E83CF3" w:rsidDel="00A37EA3">
          <w:delText xml:space="preserve"> </w:delText>
        </w:r>
        <w:r w:rsidR="005F537E" w:rsidDel="00A37EA3">
          <w:delText>V</w:delText>
        </w:r>
      </w:del>
      <w:r w:rsidR="005F537E">
        <w:t>alamint</w:t>
      </w:r>
      <w:r w:rsidR="00F95881">
        <w:t xml:space="preserve"> további két </w:t>
      </w:r>
      <w:ins w:id="128" w:author="János Dusa" w:date="2022-05-21T09:15:00Z">
        <w:r w:rsidR="00A37EA3">
          <w:t xml:space="preserve">új </w:t>
        </w:r>
      </w:ins>
      <w:r w:rsidR="00F95881">
        <w:t>lábbal</w:t>
      </w:r>
      <w:ins w:id="129" w:author="János Dusa" w:date="2022-05-21T09:15:00Z">
        <w:r w:rsidR="00A37EA3">
          <w:t xml:space="preserve"> is</w:t>
        </w:r>
      </w:ins>
      <w:r w:rsidR="00F95881">
        <w:t xml:space="preserve"> kiegészíthetővé tettem a robot modelljét.</w:t>
      </w:r>
      <w:r w:rsidR="00E83CF3">
        <w:t xml:space="preserve"> Az </w:t>
      </w:r>
      <w:proofErr w:type="spellStart"/>
      <w:r w:rsidR="00E83CF3">
        <w:t>újra</w:t>
      </w:r>
      <w:del w:id="130" w:author="János Dusa" w:date="2022-05-21T09:15:00Z">
        <w:r w:rsidR="00E83CF3" w:rsidDel="00A37EA3">
          <w:delText xml:space="preserve"> </w:delText>
        </w:r>
      </w:del>
      <w:r w:rsidR="00E83CF3">
        <w:t>tervezés</w:t>
      </w:r>
      <w:proofErr w:type="spellEnd"/>
      <w:r w:rsidR="00E83CF3">
        <w:t xml:space="preserve"> során fontos célkitűzésem volt</w:t>
      </w:r>
      <w:ins w:id="131" w:author="János Dusa" w:date="2022-05-21T09:16:00Z">
        <w:r w:rsidR="00A37EA3">
          <w:t xml:space="preserve"> az</w:t>
        </w:r>
      </w:ins>
      <w:r w:rsidR="00E83CF3">
        <w:t xml:space="preserve">, hogy a robot lábainak </w:t>
      </w:r>
      <w:r w:rsidR="00565173">
        <w:t>kinematikai kialakításá</w:t>
      </w:r>
      <w:r w:rsidR="00F95881">
        <w:t>t ne változtassam</w:t>
      </w:r>
      <w:ins w:id="132" w:author="János Dusa" w:date="2022-05-21T09:16:00Z">
        <w:r w:rsidR="00731501">
          <w:t xml:space="preserve"> meg</w:t>
        </w:r>
      </w:ins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</w:t>
      </w:r>
      <w:ins w:id="133" w:author="János Dusa" w:date="2022-05-21T09:16:00Z">
        <w:r w:rsidR="00731501">
          <w:t>, mint az eredetileg volt</w:t>
        </w:r>
      </w:ins>
      <w:r w:rsidR="00631385">
        <w:t xml:space="preserve">, csak paraméterei </w:t>
      </w:r>
      <w:del w:id="134" w:author="János Dusa" w:date="2022-05-21T09:17:00Z">
        <w:r w:rsidR="00631385" w:rsidDel="00731501">
          <w:delText>változzanak</w:delText>
        </w:r>
      </w:del>
      <w:ins w:id="135" w:author="János Dusa" w:date="2022-05-21T09:17:00Z">
        <w:r w:rsidR="00731501">
          <w:t>módosuljanak</w:t>
        </w:r>
      </w:ins>
      <w:r w:rsidR="00631385">
        <w:t>.</w:t>
      </w:r>
    </w:p>
    <w:p w14:paraId="075EBFA8" w14:textId="663D35A5" w:rsidR="00631385" w:rsidRDefault="00631385" w:rsidP="00E6174E">
      <w:r>
        <w:t>Az önálló laboratóriumom során a robot összeszerelésére</w:t>
      </w:r>
      <w:ins w:id="136" w:author="János Dusa" w:date="2022-05-21T09:17:00Z">
        <w:r w:rsidR="00731501">
          <w:t xml:space="preserve"> már</w:t>
        </w:r>
      </w:ins>
      <w:r>
        <w:t xml:space="preserve"> nem maradt időm</w:t>
      </w:r>
      <w:ins w:id="137" w:author="János Dusa" w:date="2022-05-21T09:17:00Z">
        <w:r w:rsidR="00731501">
          <w:t>, így</w:t>
        </w:r>
      </w:ins>
      <w:r>
        <w:t xml:space="preserve"> csak annak megtervezés</w:t>
      </w:r>
      <w:ins w:id="138" w:author="János Dusa" w:date="2022-05-21T09:18:00Z">
        <w:r w:rsidR="00731501">
          <w:t>e történt meg</w:t>
        </w:r>
      </w:ins>
      <w:del w:id="139" w:author="János Dusa" w:date="2022-05-21T09:18:00Z">
        <w:r w:rsidDel="00731501">
          <w:delText>ére</w:delText>
        </w:r>
      </w:del>
      <w:r>
        <w:t>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C33D96">
        <w:rPr>
          <w:noProof/>
        </w:rPr>
        <w:t>3</w:t>
      </w:r>
      <w:r w:rsidR="00C33D96">
        <w:t>. ábra</w:t>
      </w:r>
      <w:r w:rsidR="00046992">
        <w:fldChar w:fldCharType="end"/>
      </w:r>
      <w:r w:rsidR="009840DF">
        <w:t xml:space="preserve"> mutat</w:t>
      </w:r>
      <w:del w:id="140" w:author="János Dusa" w:date="2022-05-21T09:19:00Z">
        <w:r w:rsidR="009840DF" w:rsidDel="00731501">
          <w:delText>ok</w:delText>
        </w:r>
      </w:del>
      <w:r w:rsidR="009840DF">
        <w:t xml:space="preserve"> be</w:t>
      </w:r>
      <w:r>
        <w:t>. Ezen kívül kiválasztottam</w:t>
      </w:r>
      <w:r w:rsidR="004967B6">
        <w:t xml:space="preserve"> a robot új meghajtó motorját, valamint az inverz kinematikai modell paramétereit</w:t>
      </w:r>
      <w:ins w:id="141" w:author="János Dusa" w:date="2022-05-21T09:19:00Z">
        <w:r w:rsidR="00731501">
          <w:t xml:space="preserve"> is meghatároztam</w:t>
        </w:r>
      </w:ins>
      <w:r w:rsidR="004967B6">
        <w:t>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C33D96">
        <w:t>2.1</w:t>
      </w:r>
      <w:r w:rsidR="004967B6">
        <w:fldChar w:fldCharType="end"/>
      </w:r>
      <w:r w:rsidR="004967B6">
        <w:t xml:space="preserve"> pont</w:t>
      </w:r>
      <w:r w:rsidR="009840DF">
        <w:t>ban részleteze</w:t>
      </w:r>
      <w:ins w:id="142" w:author="János Dusa" w:date="2022-05-21T09:19:00Z">
        <w:r w:rsidR="00731501">
          <w:t>k</w:t>
        </w:r>
      </w:ins>
      <w:del w:id="143" w:author="János Dusa" w:date="2022-05-21T09:19:00Z">
        <w:r w:rsidR="009840DF" w:rsidDel="00731501">
          <w:delText>m</w:delText>
        </w:r>
      </w:del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44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144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145" w:name="_Toc103991200"/>
      <w:r>
        <w:t>Célkitűzések</w:t>
      </w:r>
      <w:bookmarkEnd w:id="145"/>
    </w:p>
    <w:p w14:paraId="27F508A9" w14:textId="57C0C766" w:rsidR="00E6174E" w:rsidRDefault="00BC5A30" w:rsidP="00E6174E">
      <w:r>
        <w:t>Célom az volt, hogy a robotot előd</w:t>
      </w:r>
      <w:r w:rsidR="005636E0">
        <w:t>j</w:t>
      </w:r>
      <w:r>
        <w:t>eim munkájának megtartásával tudjam tovább</w:t>
      </w:r>
      <w:del w:id="146" w:author="János Dusa" w:date="2022-05-21T09:20:00Z">
        <w:r w:rsidDel="00731501">
          <w:delText xml:space="preserve"> </w:delText>
        </w:r>
      </w:del>
      <w:r>
        <w:t xml:space="preserve">fejleszteni, kiegészíteni. </w:t>
      </w:r>
      <w:ins w:id="147" w:author="János Dusa" w:date="2022-05-21T09:26:00Z">
        <w:r w:rsidR="00AB294E">
          <w:t xml:space="preserve">Továbbá </w:t>
        </w:r>
      </w:ins>
      <w:del w:id="148" w:author="János Dusa" w:date="2022-05-21T09:26:00Z">
        <w:r w:rsidDel="00AB294E">
          <w:delText>E</w:delText>
        </w:r>
      </w:del>
      <w:ins w:id="149" w:author="János Dusa" w:date="2022-05-21T09:26:00Z">
        <w:r w:rsidR="00AB294E">
          <w:t>e</w:t>
        </w:r>
      </w:ins>
      <w:r>
        <w:t>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 xml:space="preserve">, </w:t>
      </w:r>
      <w:del w:id="150" w:author="János Dusa" w:date="2022-05-21T09:27:00Z">
        <w:r w:rsidR="00D67E29" w:rsidDel="00AB294E">
          <w:delText xml:space="preserve">ez </w:delText>
        </w:r>
      </w:del>
      <w:ins w:id="151" w:author="János Dusa" w:date="2022-05-21T09:27:00Z">
        <w:r w:rsidR="00AB294E">
          <w:t xml:space="preserve">mely </w:t>
        </w:r>
      </w:ins>
      <w:r w:rsidR="00D67E29">
        <w:t xml:space="preserve">nagyban </w:t>
      </w:r>
      <w:del w:id="152" w:author="János Dusa" w:date="2022-05-21T09:27:00Z">
        <w:r w:rsidR="00D67E29" w:rsidDel="00AB294E">
          <w:delText xml:space="preserve">kiegészítené </w:delText>
        </w:r>
      </w:del>
      <w:ins w:id="153" w:author="János Dusa" w:date="2022-05-21T09:27:00Z">
        <w:r w:rsidR="00AB294E">
          <w:t xml:space="preserve">kiterjesztené </w:t>
        </w:r>
      </w:ins>
      <w:r w:rsidR="00D67E29">
        <w:t xml:space="preserve">a robot </w:t>
      </w:r>
      <w:del w:id="154" w:author="János Dusa" w:date="2022-05-21T09:28:00Z">
        <w:r w:rsidR="00D67E29" w:rsidDel="00AB294E">
          <w:delText xml:space="preserve">mozgási </w:delText>
        </w:r>
      </w:del>
      <w:ins w:id="155" w:author="János Dusa" w:date="2022-05-21T09:28:00Z">
        <w:r w:rsidR="00AB294E">
          <w:t xml:space="preserve">alkalmazási </w:t>
        </w:r>
      </w:ins>
      <w:r w:rsidR="00D67E29">
        <w:t>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ins w:id="156" w:author="János Dusa" w:date="2022-05-21T09:28:00Z">
        <w:r w:rsidR="00AB294E">
          <w:t xml:space="preserve"> -</w:t>
        </w:r>
      </w:ins>
      <w:del w:id="157" w:author="János Dusa" w:date="2022-05-21T09:28:00Z">
        <w:r w:rsidR="004B758E" w:rsidDel="00AB294E">
          <w:delText>,</w:delText>
        </w:r>
      </w:del>
      <w:r w:rsidR="004B758E">
        <w:t xml:space="preserve">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C33D96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ins w:id="158" w:author="János Dusa" w:date="2022-05-21T09:28:00Z">
        <w:r w:rsidR="00AB294E">
          <w:t xml:space="preserve"> -</w:t>
        </w:r>
      </w:ins>
      <w:del w:id="159" w:author="János Dusa" w:date="2022-05-21T09:28:00Z">
        <w:r w:rsidR="004B758E" w:rsidDel="00AB294E">
          <w:delText>,</w:delText>
        </w:r>
      </w:del>
      <w:r w:rsidR="0023727C">
        <w:t xml:space="preserve"> újra </w:t>
      </w:r>
      <w:del w:id="160" w:author="János Dusa" w:date="2022-05-21T09:29:00Z">
        <w:r w:rsidR="0023727C" w:rsidDel="00AB294E">
          <w:delText>működésbe hozni</w:delText>
        </w:r>
      </w:del>
      <w:ins w:id="161" w:author="János Dusa" w:date="2022-05-21T09:29:00Z">
        <w:r w:rsidR="00AB294E">
          <w:t>hasznosítani</w:t>
        </w:r>
      </w:ins>
      <w:r w:rsidR="0023727C">
        <w:t xml:space="preserve">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</w:t>
      </w:r>
      <w:ins w:id="162" w:author="János Dusa" w:date="2022-05-21T09:30:00Z">
        <w:r w:rsidR="00AB294E">
          <w:t>,</w:t>
        </w:r>
      </w:ins>
      <w:r w:rsidR="007D0736">
        <w:t xml:space="preserve"> megfogalmaztam a</w:t>
      </w:r>
      <w:r w:rsidR="00A0387A">
        <w:t>z alábbi</w:t>
      </w:r>
      <w:r w:rsidR="007D0736">
        <w:t xml:space="preserve"> követelményeket:</w:t>
      </w:r>
    </w:p>
    <w:p w14:paraId="524D0973" w14:textId="1D00CECC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</w:t>
      </w:r>
      <w:ins w:id="163" w:author="János Dusa" w:date="2022-05-21T09:30:00Z">
        <w:r w:rsidR="00AB294E">
          <w:t xml:space="preserve"> együtt</w:t>
        </w:r>
      </w:ins>
      <w:r w:rsidR="00FB63FC">
        <w:t>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lastRenderedPageBreak/>
        <w:t>A robot alkalmas legyen bármilyen irányú mozgás megvalósítására, függetlenül annak nézési irányától</w:t>
      </w:r>
      <w:r w:rsidR="00530363">
        <w:t>.</w:t>
      </w:r>
    </w:p>
    <w:p w14:paraId="25185AE6" w14:textId="5C41DDB7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</w:t>
      </w:r>
      <w:del w:id="164" w:author="János Dusa" w:date="2022-05-21T09:31:00Z">
        <w:r w:rsidDel="00F47A93">
          <w:delText xml:space="preserve">alkalmas </w:delText>
        </w:r>
      </w:del>
      <w:ins w:id="165" w:author="János Dusa" w:date="2022-05-21T09:31:00Z">
        <w:r w:rsidR="00F47A93">
          <w:t xml:space="preserve">képes </w:t>
        </w:r>
      </w:ins>
      <w:r>
        <w:t xml:space="preserve">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 w:rsidR="00F02ADC">
        <w:t>újra</w:t>
      </w:r>
      <w:del w:id="166" w:author="János Dusa" w:date="2022-05-21T09:32:00Z">
        <w:r w:rsidR="00F02ADC" w:rsidDel="00F47A93">
          <w:delText xml:space="preserve"> </w:delText>
        </w:r>
      </w:del>
      <w:r w:rsidR="00F02ADC">
        <w:t>integrál</w:t>
      </w:r>
      <w:r w:rsidR="00530363">
        <w:t>ható</w:t>
      </w:r>
      <w:proofErr w:type="spellEnd"/>
      <w:r w:rsidR="00530363">
        <w:t xml:space="preserve"> legyen ROS </w:t>
      </w:r>
      <w:r w:rsidR="009027FA">
        <w:t>platform alá</w:t>
      </w:r>
      <w:r w:rsidR="00530363">
        <w:t>.</w:t>
      </w:r>
    </w:p>
    <w:p w14:paraId="740B88BE" w14:textId="6AF38254" w:rsidR="00530363" w:rsidRDefault="004A2922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9027FA">
        <w:t>vezérelhető</w:t>
      </w:r>
      <w:del w:id="167" w:author="János Dusa" w:date="2022-05-21T09:33:00Z">
        <w:r w:rsidR="009027FA" w:rsidDel="00F47A93">
          <w:delText xml:space="preserve"> legyen</w:delText>
        </w:r>
      </w:del>
      <w:ins w:id="168" w:author="János Dusa" w:date="2022-05-21T09:33:00Z">
        <w:r w:rsidR="00F47A93">
          <w:t>vé váljék</w:t>
        </w:r>
      </w:ins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7723E45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</w:t>
      </w:r>
      <w:ins w:id="169" w:author="János Dusa" w:date="2022-05-21T09:34:00Z">
        <w:r w:rsidR="00F47A93">
          <w:t xml:space="preserve">azt </w:t>
        </w:r>
      </w:ins>
      <w:r w:rsidR="00D67E29">
        <w:t>a tényleges roboton tesztelném</w:t>
      </w:r>
      <w:r w:rsidR="0051604A">
        <w:t>. Továbbá ki kell egészítenem a robot beágyazott kódját</w:t>
      </w:r>
      <w:ins w:id="170" w:author="János Dusa" w:date="2022-05-21T09:34:00Z">
        <w:r w:rsidR="00F47A93">
          <w:t xml:space="preserve"> úgy</w:t>
        </w:r>
      </w:ins>
      <w:r w:rsidR="0051604A">
        <w:t xml:space="preserve">, hogy </w:t>
      </w:r>
      <w:ins w:id="171" w:author="János Dusa" w:date="2022-05-21T09:34:00Z">
        <w:r w:rsidR="00F47A93">
          <w:t xml:space="preserve">az </w:t>
        </w:r>
      </w:ins>
      <w:r w:rsidR="0051604A">
        <w:t xml:space="preserve">alkalmas legyen az új motorok használatára és a </w:t>
      </w:r>
      <w:ins w:id="172" w:author="János Dusa" w:date="2022-05-21T09:34:00Z">
        <w:r w:rsidR="00F47A93">
          <w:t>meg</w:t>
        </w:r>
      </w:ins>
      <w:r w:rsidR="0051604A">
        <w:t xml:space="preserve">változott mechanikai paraméterek feldolgozására. Végül </w:t>
      </w:r>
      <w:r w:rsidR="0040715F">
        <w:t xml:space="preserve">újra </w:t>
      </w:r>
      <w:ins w:id="173" w:author="János Dusa" w:date="2022-05-21T09:35:00Z">
        <w:r w:rsidR="00F47A93">
          <w:t xml:space="preserve">kell </w:t>
        </w:r>
      </w:ins>
      <w:r w:rsidR="0051604A">
        <w:t xml:space="preserve">integrálnom </w:t>
      </w:r>
      <w:del w:id="174" w:author="János Dusa" w:date="2022-05-21T09:35:00Z">
        <w:r w:rsidR="0051604A" w:rsidDel="00F47A93">
          <w:delText xml:space="preserve">kell </w:delText>
        </w:r>
      </w:del>
      <w:r w:rsidR="0040715F">
        <w:t>a robot rendszerét a ROS környezetbe.</w:t>
      </w:r>
    </w:p>
    <w:p w14:paraId="1DA25433" w14:textId="67852560" w:rsidR="000F6905" w:rsidRDefault="003B3BBC" w:rsidP="000F6905">
      <w:pPr>
        <w:pStyle w:val="Cmsor1"/>
      </w:pPr>
      <w:bookmarkStart w:id="175" w:name="_Toc103991201"/>
      <w:r>
        <w:lastRenderedPageBreak/>
        <w:t>Mechanikai</w:t>
      </w:r>
      <w:r w:rsidR="007375F0">
        <w:t xml:space="preserve"> megvalósítás</w:t>
      </w:r>
      <w:bookmarkEnd w:id="175"/>
    </w:p>
    <w:p w14:paraId="1F10F0B6" w14:textId="01C27EB1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</w:t>
      </w:r>
      <w:ins w:id="176" w:author="János Dusa" w:date="2022-05-21T14:22:00Z">
        <w:r w:rsidR="00A9416A">
          <w:t>ő</w:t>
        </w:r>
      </w:ins>
      <w:del w:id="177" w:author="János Dusa" w:date="2022-05-21T14:22:00Z">
        <w:r w:rsidR="00D00E94" w:rsidDel="00A9416A">
          <w:delText>ö</w:delText>
        </w:r>
      </w:del>
      <w:r w:rsidR="00D00E94">
        <w:t>tt teszt</w:t>
      </w:r>
      <w:del w:id="178" w:author="János Dusa" w:date="2022-05-21T13:21:00Z">
        <w:r w:rsidR="00D00E94" w:rsidDel="007D6C0A">
          <w:delText xml:space="preserve"> </w:delText>
        </w:r>
      </w:del>
      <w:r w:rsidR="00D00E94">
        <w:t>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C33D96">
        <w:t>2.1</w:t>
      </w:r>
      <w:r w:rsidR="00D536A4">
        <w:fldChar w:fldCharType="end"/>
      </w:r>
      <w:r w:rsidR="00D536A4">
        <w:t xml:space="preserve"> pontban részletezem a robot mechanikai paramétereit, melyeknek nagy része </w:t>
      </w:r>
      <w:ins w:id="179" w:author="János Dusa" w:date="2022-05-21T13:22:00Z">
        <w:r w:rsidR="007D6C0A">
          <w:t>meg</w:t>
        </w:r>
      </w:ins>
      <w:r w:rsidR="00D536A4">
        <w:t>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C33D96">
        <w:t>2.2</w:t>
      </w:r>
      <w:r w:rsidR="006C25EB">
        <w:fldChar w:fldCharType="end"/>
      </w:r>
      <w:r w:rsidR="006C25EB">
        <w:t xml:space="preserve"> </w:t>
      </w:r>
      <w:del w:id="180" w:author="János Dusa" w:date="2022-05-21T13:22:00Z">
        <w:r w:rsidR="006C25EB" w:rsidDel="007D6C0A">
          <w:delText>részben</w:delText>
        </w:r>
        <w:r w:rsidR="0079423B" w:rsidDel="007D6C0A">
          <w:delText xml:space="preserve"> </w:delText>
        </w:r>
      </w:del>
      <w:r w:rsidR="00692117">
        <w:t xml:space="preserve">fejezetben </w:t>
      </w:r>
      <w:r w:rsidR="006C25EB">
        <w:t>fejtem ki bővebben.</w:t>
      </w:r>
    </w:p>
    <w:p w14:paraId="1EB5450C" w14:textId="1A906359" w:rsidR="00817AD6" w:rsidRDefault="00817AD6" w:rsidP="00817AD6">
      <w:pPr>
        <w:pStyle w:val="Cmsor2"/>
      </w:pPr>
      <w:bookmarkStart w:id="181" w:name="_Ref103164378"/>
      <w:bookmarkStart w:id="182" w:name="_Toc103991202"/>
      <w:r>
        <w:t>Mechanikai paraméterek</w:t>
      </w:r>
      <w:bookmarkEnd w:id="181"/>
      <w:bookmarkEnd w:id="182"/>
    </w:p>
    <w:p w14:paraId="592889A2" w14:textId="4B63C0F6" w:rsidR="004F2F35" w:rsidRDefault="00EB3228" w:rsidP="006C25EB">
      <w:del w:id="183" w:author="János Dusa" w:date="2022-05-21T13:24:00Z">
        <w:r w:rsidDel="007D6C0A">
          <w:delText>Annak ellenére, hogy a</w:delText>
        </w:r>
      </w:del>
      <w:ins w:id="184" w:author="János Dusa" w:date="2022-05-21T13:24:00Z">
        <w:r w:rsidR="007D6C0A">
          <w:t>A</w:t>
        </w:r>
      </w:ins>
      <w:r>
        <w:t xml:space="preserve">z </w:t>
      </w:r>
      <w:commentRangeStart w:id="185"/>
      <w:commentRangeStart w:id="186"/>
      <w:r>
        <w:t>Önálló laboratórium</w:t>
      </w:r>
      <w:ins w:id="187" w:author="János Dusa" w:date="2022-05-21T13:24:00Z">
        <w:r w:rsidR="007D6C0A">
          <w:t>i</w:t>
        </w:r>
      </w:ins>
      <w:r>
        <w:t xml:space="preserve"> beszámoló</w:t>
      </w:r>
      <w:ins w:id="188" w:author="János Dusa" w:date="2022-05-21T13:24:00Z">
        <w:r w:rsidR="007D6C0A">
          <w:t>mban</w:t>
        </w:r>
      </w:ins>
      <w:del w:id="189" w:author="János Dusa" w:date="2022-05-21T13:24:00Z">
        <w:r w:rsidDel="007D6C0A">
          <w:delText>ja</w:delText>
        </w:r>
      </w:del>
      <w:r w:rsidR="003229C9">
        <w:t xml:space="preserve"> </w:t>
      </w:r>
      <w:sdt>
        <w:sdtPr>
          <w:id w:val="-971749512"/>
          <w:citation/>
        </w:sdtPr>
        <w:sdtEndPr/>
        <w:sdtContent>
          <w:r w:rsidR="003229C9">
            <w:fldChar w:fldCharType="begin"/>
          </w:r>
          <w:r w:rsidR="003229C9">
            <w:instrText xml:space="preserve"> CITATION Kom21 \l 1038 </w:instrText>
          </w:r>
          <w:r w:rsidR="003229C9">
            <w:fldChar w:fldCharType="separate"/>
          </w:r>
          <w:r w:rsidR="00C33D96">
            <w:rPr>
              <w:noProof/>
            </w:rPr>
            <w:t>[1]</w:t>
          </w:r>
          <w:r w:rsidR="003229C9">
            <w:fldChar w:fldCharType="end"/>
          </w:r>
        </w:sdtContent>
      </w:sdt>
      <w:r>
        <w:t xml:space="preserve"> </w:t>
      </w:r>
      <w:commentRangeEnd w:id="185"/>
      <w:r w:rsidR="00C46933">
        <w:rPr>
          <w:rStyle w:val="Jegyzethivatkozs"/>
        </w:rPr>
        <w:commentReference w:id="185"/>
      </w:r>
      <w:commentRangeEnd w:id="186"/>
      <w:r w:rsidR="00C43856">
        <w:rPr>
          <w:rStyle w:val="Jegyzethivatkozs"/>
        </w:rPr>
        <w:commentReference w:id="186"/>
      </w:r>
      <w:del w:id="190" w:author="János Dusa" w:date="2022-05-21T13:24:00Z">
        <w:r w:rsidDel="007D6C0A">
          <w:delText xml:space="preserve">során </w:delText>
        </w:r>
      </w:del>
      <w:r>
        <w:t xml:space="preserve">már részleteztem a robot új mechanikai paramétereit, </w:t>
      </w:r>
      <w:del w:id="191" w:author="János Dusa" w:date="2022-05-21T13:26:00Z">
        <w:r w:rsidDel="00056E85">
          <w:delText>szerettem volna ebben a</w:delText>
        </w:r>
      </w:del>
      <w:ins w:id="192" w:author="János Dusa" w:date="2022-05-21T13:26:00Z">
        <w:r w:rsidR="00056E85">
          <w:t>ám ebben a szakaszban két okból is érdemesnek tarto</w:t>
        </w:r>
      </w:ins>
      <w:ins w:id="193" w:author="János Dusa" w:date="2022-05-21T13:34:00Z">
        <w:r w:rsidR="00C67770">
          <w:t>tta</w:t>
        </w:r>
      </w:ins>
      <w:ins w:id="194" w:author="János Dusa" w:date="2022-05-21T13:26:00Z">
        <w:r w:rsidR="00056E85">
          <w:t>m ezeket felfrissíte</w:t>
        </w:r>
      </w:ins>
      <w:ins w:id="195" w:author="János Dusa" w:date="2022-05-21T13:27:00Z">
        <w:r w:rsidR="00056E85">
          <w:t>ni.</w:t>
        </w:r>
      </w:ins>
      <w:del w:id="196" w:author="János Dusa" w:date="2022-05-21T13:27:00Z">
        <w:r w:rsidDel="00056E85">
          <w:delText xml:space="preserve"> dokumentumban is kifejteni azokat. Ennek</w:delText>
        </w:r>
        <w:r w:rsidR="00C23173" w:rsidDel="00056E85">
          <w:delText xml:space="preserve"> két fő oka, hogy</w:delText>
        </w:r>
      </w:del>
      <w:ins w:id="197" w:author="János Dusa" w:date="2022-05-21T13:27:00Z">
        <w:r w:rsidR="00056E85">
          <w:t xml:space="preserve"> Egyrészt</w:t>
        </w:r>
      </w:ins>
      <w:r w:rsidR="00C23173">
        <w:t xml:space="preserve"> a robot</w:t>
      </w:r>
      <w:ins w:id="198" w:author="János Dusa" w:date="2022-05-21T13:35:00Z">
        <w:r w:rsidR="00EE0423">
          <w:t xml:space="preserve"> korrekt</w:t>
        </w:r>
      </w:ins>
      <w:del w:id="199" w:author="János Dusa" w:date="2022-05-21T13:35:00Z">
        <w:r w:rsidR="00C23173" w:rsidDel="00EE0423">
          <w:delText xml:space="preserve"> pontosabb</w:delText>
        </w:r>
      </w:del>
      <w:r w:rsidR="00C23173">
        <w:t xml:space="preserve"> működése érdekében </w:t>
      </w:r>
      <w:ins w:id="200" w:author="János Dusa" w:date="2022-05-21T13:27:00Z">
        <w:r w:rsidR="00056E85">
          <w:t>szükségét láttam a finomhangolásnak</w:t>
        </w:r>
      </w:ins>
      <w:del w:id="201" w:author="János Dusa" w:date="2022-05-21T13:28:00Z">
        <w:r w:rsidR="00C23173" w:rsidDel="00056E85">
          <w:delText>pontosítottam a robot paraméterein,</w:delText>
        </w:r>
      </w:del>
      <w:ins w:id="202" w:author="János Dusa" w:date="2022-05-21T13:28:00Z">
        <w:r w:rsidR="00056E85">
          <w:t>, ami</w:t>
        </w:r>
      </w:ins>
      <w:ins w:id="203" w:author="János Dusa" w:date="2022-05-21T13:32:00Z">
        <w:r w:rsidR="00C67770">
          <w:t>t</w:t>
        </w:r>
      </w:ins>
      <w:ins w:id="204" w:author="János Dusa" w:date="2022-05-21T13:28:00Z">
        <w:r w:rsidR="00056E85">
          <w:t xml:space="preserve"> </w:t>
        </w:r>
      </w:ins>
      <w:del w:id="205" w:author="János Dusa" w:date="2022-05-21T13:28:00Z">
        <w:r w:rsidR="00C23173" w:rsidDel="00056E85">
          <w:delText xml:space="preserve"> ugyanis </w:delText>
        </w:r>
      </w:del>
      <w:r w:rsidR="00C23173">
        <w:t xml:space="preserve">a szimuláció során </w:t>
      </w:r>
      <w:r w:rsidR="00FB0389">
        <w:t xml:space="preserve">szabad szemmel is </w:t>
      </w:r>
      <w:ins w:id="206" w:author="János Dusa" w:date="2022-05-21T13:30:00Z">
        <w:r w:rsidR="00056E85">
          <w:t>észlelt pontatlan</w:t>
        </w:r>
        <w:r w:rsidR="00C67770">
          <w:t xml:space="preserve">ságok </w:t>
        </w:r>
      </w:ins>
      <w:ins w:id="207" w:author="János Dusa" w:date="2022-05-21T13:31:00Z">
        <w:r w:rsidR="00C67770">
          <w:t>orvoslás</w:t>
        </w:r>
      </w:ins>
      <w:ins w:id="208" w:author="János Dusa" w:date="2022-05-21T13:32:00Z">
        <w:r w:rsidR="00C67770">
          <w:t>a miatt</w:t>
        </w:r>
      </w:ins>
      <w:ins w:id="209" w:author="János Dusa" w:date="2022-05-21T13:31:00Z">
        <w:r w:rsidR="00C67770">
          <w:t xml:space="preserve"> kellett</w:t>
        </w:r>
      </w:ins>
      <w:ins w:id="210" w:author="János Dusa" w:date="2022-05-21T13:32:00Z">
        <w:r w:rsidR="00C67770">
          <w:t xml:space="preserve"> elvé</w:t>
        </w:r>
      </w:ins>
      <w:ins w:id="211" w:author="János Dusa" w:date="2022-05-21T13:33:00Z">
        <w:r w:rsidR="00C67770">
          <w:t>geznem (</w:t>
        </w:r>
      </w:ins>
      <w:del w:id="212" w:author="János Dusa" w:date="2022-05-21T13:33:00Z">
        <w:r w:rsidR="00FB0389" w:rsidDel="00C67770">
          <w:delText xml:space="preserve">észrevehető volt </w:delText>
        </w:r>
      </w:del>
      <w:r w:rsidR="00FB0389">
        <w:t>a paraméterek kerekítés</w:t>
      </w:r>
      <w:ins w:id="213" w:author="János Dusa" w:date="2022-05-21T13:33:00Z">
        <w:r w:rsidR="00C67770">
          <w:t>éből adódó problémákat</w:t>
        </w:r>
      </w:ins>
      <w:ins w:id="214" w:author="János Dusa" w:date="2022-05-21T13:35:00Z">
        <w:r w:rsidR="00EE0423">
          <w:t>,</w:t>
        </w:r>
      </w:ins>
      <w:ins w:id="215" w:author="János Dusa" w:date="2022-05-21T13:33:00Z">
        <w:r w:rsidR="00C67770">
          <w:t xml:space="preserve"> és azok megoldását</w:t>
        </w:r>
      </w:ins>
      <w:del w:id="216" w:author="János Dusa" w:date="2022-05-21T13:33:00Z">
        <w:r w:rsidR="00FB0389" w:rsidDel="00C67770">
          <w:delText>e, ez</w:delText>
        </w:r>
      </w:del>
      <w:del w:id="217" w:author="János Dusa" w:date="2022-05-21T13:34:00Z">
        <w:r w:rsidR="00FB0389" w:rsidDel="00C67770">
          <w:delText xml:space="preserve">t </w:delText>
        </w:r>
      </w:del>
      <w:ins w:id="218" w:author="János Dusa" w:date="2022-05-21T13:34:00Z">
        <w:r w:rsidR="00C67770">
          <w:t xml:space="preserve"> </w:t>
        </w:r>
      </w:ins>
      <w:r w:rsidR="00FB0389">
        <w:t>a</w:t>
      </w:r>
      <w:del w:id="219" w:author="János Dusa" w:date="2022-05-21T13:34:00Z">
        <w:r w:rsidR="00FB0389" w:rsidDel="00C67770">
          <w:delText>z</w:delText>
        </w:r>
      </w:del>
      <w:r w:rsidR="00FB0389">
        <w:t xml:space="preserve">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C33D96">
        <w:t>4.1</w:t>
      </w:r>
      <w:r w:rsidR="007C373F">
        <w:fldChar w:fldCharType="end"/>
      </w:r>
      <w:commentRangeStart w:id="220"/>
      <w:r w:rsidR="00FB0389">
        <w:t xml:space="preserve"> pontban</w:t>
      </w:r>
      <w:commentRangeEnd w:id="220"/>
      <w:r w:rsidR="00FB0389">
        <w:rPr>
          <w:rStyle w:val="Jegyzethivatkozs"/>
        </w:rPr>
        <w:commentReference w:id="220"/>
      </w:r>
      <w:r w:rsidR="00FB0389">
        <w:t xml:space="preserve"> </w:t>
      </w:r>
      <w:r w:rsidR="007C373F">
        <w:t xml:space="preserve">fejtem ki </w:t>
      </w:r>
      <w:ins w:id="221" w:author="János Dusa" w:date="2022-05-21T13:34:00Z">
        <w:r w:rsidR="00C67770">
          <w:t>részleteiben)</w:t>
        </w:r>
      </w:ins>
      <w:del w:id="222" w:author="János Dusa" w:date="2022-05-21T13:34:00Z">
        <w:r w:rsidR="007C373F" w:rsidDel="00C67770">
          <w:delText>jobban</w:delText>
        </w:r>
      </w:del>
      <w:r w:rsidR="00C46933">
        <w:t>.</w:t>
      </w:r>
      <w:r w:rsidR="009331C0">
        <w:t xml:space="preserve"> </w:t>
      </w:r>
      <w:del w:id="223" w:author="János Dusa" w:date="2022-05-21T13:35:00Z">
        <w:r w:rsidR="009331C0" w:rsidDel="005B19FF">
          <w:delText>Másik oka az, hogy</w:delText>
        </w:r>
      </w:del>
      <w:ins w:id="224" w:author="János Dusa" w:date="2022-05-21T13:35:00Z">
        <w:r w:rsidR="005B19FF">
          <w:t>Másrészt</w:t>
        </w:r>
      </w:ins>
      <w:r w:rsidR="009331C0">
        <w:t xml:space="preserve"> a</w:t>
      </w:r>
      <w:ins w:id="225" w:author="János Dusa" w:date="2022-05-21T13:36:00Z">
        <w:r w:rsidR="005B19FF">
          <w:t xml:space="preserve">z </w:t>
        </w:r>
      </w:ins>
      <w:del w:id="226" w:author="János Dusa" w:date="2022-05-21T13:36:00Z">
        <w:r w:rsidR="009331C0" w:rsidDel="005B19FF">
          <w:delText xml:space="preserve"> lentebb </w:delText>
        </w:r>
      </w:del>
      <w:ins w:id="227" w:author="János Dusa" w:date="2022-05-21T13:36:00Z">
        <w:r w:rsidR="005B19FF">
          <w:t xml:space="preserve">alábbiakban </w:t>
        </w:r>
      </w:ins>
      <w:r w:rsidR="009331C0">
        <w:t>definiált paramétereket</w:t>
      </w:r>
      <w:ins w:id="228" w:author="János Dusa" w:date="2022-05-21T13:36:00Z">
        <w:r w:rsidR="005B19FF">
          <w:t>, s azok származtatását</w:t>
        </w:r>
      </w:ins>
      <w:r w:rsidR="009331C0">
        <w:t xml:space="preserve"> a dolgozatom során később</w:t>
      </w:r>
      <w:ins w:id="229" w:author="János Dusa" w:date="2022-05-21T13:36:00Z">
        <w:r w:rsidR="005B19FF">
          <w:t xml:space="preserve">iekben vonatkozási </w:t>
        </w:r>
      </w:ins>
      <w:ins w:id="230" w:author="János Dusa" w:date="2022-05-21T13:37:00Z">
        <w:r w:rsidR="005B19FF">
          <w:t>pontként is</w:t>
        </w:r>
      </w:ins>
      <w:r w:rsidR="009331C0">
        <w:t xml:space="preserve"> használom.</w:t>
      </w:r>
    </w:p>
    <w:p w14:paraId="353809B6" w14:textId="3054D7CD" w:rsidR="00CE42DD" w:rsidRPr="0055747B" w:rsidRDefault="00CE42DD" w:rsidP="00AE175C">
      <w:commentRangeStart w:id="231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C33D96">
        <w:rPr>
          <w:noProof/>
        </w:rPr>
        <w:t>1</w:t>
      </w:r>
      <w:r w:rsidR="00C33D96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</w:t>
      </w:r>
      <w:del w:id="232" w:author="János Dusa" w:date="2022-05-21T13:38:00Z">
        <w:r w:rsidR="00ED0419" w:rsidDel="005B19FF">
          <w:delText xml:space="preserve">Ahonnan </w:delText>
        </w:r>
      </w:del>
      <w:ins w:id="233" w:author="János Dusa" w:date="2022-05-21T13:38:00Z">
        <w:r w:rsidR="005B19FF">
          <w:t xml:space="preserve">Innen </w:t>
        </w:r>
      </w:ins>
      <w:r w:rsidR="00ED0419">
        <w:t>a</w:t>
      </w:r>
      <w:r w:rsidR="004F382F">
        <w:t xml:space="preserve"> láb további részeit az első motor szöge fo</w:t>
      </w:r>
      <w:r w:rsidR="00A22406">
        <w:t>r</w:t>
      </w:r>
      <w:r w:rsidR="004F382F">
        <w:t>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</w:t>
      </w:r>
      <w:r w:rsidR="004F382F" w:rsidRPr="00AE175C">
        <w:rPr>
          <w:vertAlign w:val="subscript"/>
        </w:rPr>
        <w:t>2</w:t>
      </w:r>
      <w:r w:rsidR="004F382F">
        <w:t xml:space="preserve"> paraméter</w:t>
      </w:r>
      <w:r w:rsidR="00A616AC">
        <w:t xml:space="preserve"> tolja tovább a harmadik csuklóba a láb végpontját, majd a d</w:t>
      </w:r>
      <w:r w:rsidR="00A616AC" w:rsidRPr="00AE175C">
        <w:rPr>
          <w:vertAlign w:val="subscript"/>
        </w:rPr>
        <w:t>3</w:t>
      </w:r>
      <w:r w:rsidR="00A616AC">
        <w:t xml:space="preserve"> és d</w:t>
      </w:r>
      <w:r w:rsidR="00A616AC" w:rsidRPr="00AE175C">
        <w:rPr>
          <w:vertAlign w:val="subscript"/>
        </w:rPr>
        <w:t>3</w:t>
      </w:r>
      <w:r w:rsidR="00A616AC">
        <w:t>x által eltolt pont adja meg a robot láb</w:t>
      </w:r>
      <w:ins w:id="234" w:author="János Dusa" w:date="2022-05-21T13:38:00Z">
        <w:r w:rsidR="005B19FF">
          <w:t xml:space="preserve"> végpontj</w:t>
        </w:r>
      </w:ins>
      <w:ins w:id="235" w:author="János Dusa" w:date="2022-05-21T13:39:00Z">
        <w:r w:rsidR="005B19FF">
          <w:t>á</w:t>
        </w:r>
      </w:ins>
      <w:del w:id="236" w:author="János Dusa" w:date="2022-05-21T13:38:00Z">
        <w:r w:rsidR="00A616AC" w:rsidDel="005B19FF">
          <w:delText>á</w:delText>
        </w:r>
      </w:del>
      <w:r w:rsidR="00A616AC">
        <w:t>nak tényleges pozícióját. Ezzel meghatároz</w:t>
      </w:r>
      <w:ins w:id="237" w:author="János Dusa" w:date="2022-05-21T13:40:00Z">
        <w:r w:rsidR="005B19FF">
          <w:t>ható</w:t>
        </w:r>
      </w:ins>
      <w:del w:id="238" w:author="János Dusa" w:date="2022-05-21T13:39:00Z">
        <w:r w:rsidR="00A616AC" w:rsidDel="005B19FF">
          <w:delText>va</w:delText>
        </w:r>
      </w:del>
      <w:r w:rsidR="00A616AC">
        <w:t xml:space="preserve"> a láb előrefele számol</w:t>
      </w:r>
      <w:ins w:id="239" w:author="János Dusa" w:date="2022-05-21T13:40:00Z">
        <w:r w:rsidR="005B19FF">
          <w:t>t</w:t>
        </w:r>
      </w:ins>
      <w:r w:rsidR="00A616AC">
        <w:t xml:space="preserve"> geometriai egyenlet</w:t>
      </w:r>
      <w:ins w:id="240" w:author="János Dusa" w:date="2022-05-21T13:40:00Z">
        <w:r w:rsidR="005B19FF">
          <w:t>e</w:t>
        </w:r>
      </w:ins>
      <w:del w:id="241" w:author="János Dusa" w:date="2022-05-21T13:40:00Z">
        <w:r w:rsidR="00A616AC" w:rsidDel="005B19FF">
          <w:delText>ét</w:delText>
        </w:r>
      </w:del>
      <w:r w:rsidR="00A616AC">
        <w:t xml:space="preserve">, melyet </w:t>
      </w:r>
      <w:r w:rsidR="001F48B9">
        <w:t>Babits Mátyás</w:t>
      </w:r>
      <w:commentRangeEnd w:id="231"/>
      <w:r w:rsidR="001F48B9">
        <w:rPr>
          <w:rStyle w:val="Jegyzethivatkozs"/>
        </w:rPr>
        <w:commentReference w:id="231"/>
      </w:r>
      <w:r w:rsidR="001F48B9">
        <w:t xml:space="preserve"> jegyzetéből</w:t>
      </w:r>
      <w:sdt>
        <w:sdtPr>
          <w:id w:val="87126647"/>
          <w:citation/>
        </w:sdtPr>
        <w:sdtEndPr/>
        <w:sdtContent>
          <w:r w:rsidR="00FF2B53">
            <w:fldChar w:fldCharType="begin"/>
          </w:r>
          <w:r w:rsidR="00C33D96">
            <w:instrText xml:space="preserve">CITATION Bab \l 1038 </w:instrText>
          </w:r>
          <w:r w:rsidR="00FF2B53">
            <w:fldChar w:fldCharType="separate"/>
          </w:r>
          <w:r w:rsidR="00C33D96">
            <w:rPr>
              <w:noProof/>
            </w:rPr>
            <w:t xml:space="preserve"> [5]</w:t>
          </w:r>
          <w:r w:rsidR="00FF2B53">
            <w:fldChar w:fldCharType="end"/>
          </w:r>
        </w:sdtContent>
      </w:sdt>
      <w:r w:rsidR="001F48B9">
        <w:t xml:space="preserve"> emeltem át</w:t>
      </w:r>
      <w:r w:rsidR="00A22406">
        <w:t xml:space="preserve"> a </w:t>
      </w:r>
      <w:r w:rsidR="00AE175C">
        <w:fldChar w:fldCharType="begin"/>
      </w:r>
      <w:r w:rsidR="00AE175C">
        <w:instrText xml:space="preserve"> REF _Ref103976251 \h </w:instrText>
      </w:r>
      <w:r w:rsidR="00AE175C">
        <w:fldChar w:fldCharType="separate"/>
      </w:r>
      <w:r w:rsidR="00C33D96">
        <w:t>(</w:t>
      </w:r>
      <w:r w:rsidR="00C33D96">
        <w:rPr>
          <w:noProof/>
        </w:rPr>
        <w:t>2</w:t>
      </w:r>
      <w:r w:rsidR="00C33D96">
        <w:t>.</w:t>
      </w:r>
      <w:r w:rsidR="00C33D96">
        <w:rPr>
          <w:noProof/>
        </w:rPr>
        <w:t>1</w:t>
      </w:r>
      <w:r w:rsidR="00C33D96">
        <w:t>)</w:t>
      </w:r>
      <w:r w:rsidR="00AE175C">
        <w:fldChar w:fldCharType="end"/>
      </w:r>
      <w:r w:rsidR="00AE175C">
        <w:t xml:space="preserve"> egyenlettel </w:t>
      </w:r>
      <w:r w:rsidR="00A22406">
        <w:t xml:space="preserve">együtt, </w:t>
      </w:r>
      <w:ins w:id="242" w:author="János Dusa" w:date="2022-05-21T13:40:00Z">
        <w:r w:rsidR="005B19FF">
          <w:t>ami pedig</w:t>
        </w:r>
      </w:ins>
      <w:del w:id="243" w:author="János Dusa" w:date="2022-05-21T13:40:00Z">
        <w:r w:rsidR="00A22406" w:rsidDel="005B19FF">
          <w:delText>mely jól</w:delText>
        </w:r>
      </w:del>
      <w:r w:rsidR="00A22406">
        <w:t xml:space="preserve"> </w:t>
      </w:r>
      <w:r w:rsidR="00DE3E62">
        <w:t xml:space="preserve">mátrix szorzásokkal </w:t>
      </w:r>
      <w:ins w:id="244" w:author="János Dusa" w:date="2022-05-21T13:40:00Z">
        <w:r w:rsidR="006D18C4">
          <w:t>hűen</w:t>
        </w:r>
      </w:ins>
      <w:del w:id="245" w:author="János Dusa" w:date="2022-05-21T13:40:00Z">
        <w:r w:rsidR="00DE3E62" w:rsidDel="006D18C4">
          <w:delText>jól</w:delText>
        </w:r>
      </w:del>
      <w:r w:rsidR="00DE3E62">
        <w:t xml:space="preserve"> leírja a fent említett eltolásokat és forgatásokat. Az egyenletben</w:t>
      </w:r>
      <w:r w:rsidR="0055747B">
        <w:t xml:space="preserve"> lévő </w:t>
      </w:r>
      <w:proofErr w:type="spellStart"/>
      <w:r w:rsidR="0055747B">
        <w:t>C</w:t>
      </w:r>
      <w:r w:rsidR="0055747B">
        <w:rPr>
          <w:vertAlign w:val="subscript"/>
        </w:rPr>
        <w:t>i</w:t>
      </w:r>
      <w:proofErr w:type="spellEnd"/>
      <w:r w:rsidR="0055747B">
        <w:rPr>
          <w:vertAlign w:val="subscript"/>
        </w:rPr>
        <w:t xml:space="preserve"> </w:t>
      </w:r>
      <w:r w:rsidR="0055747B">
        <w:t xml:space="preserve">és </w:t>
      </w:r>
      <w:proofErr w:type="spellStart"/>
      <w:r w:rsidR="0055747B">
        <w:t>S</w:t>
      </w:r>
      <w:r w:rsidR="0055747B">
        <w:rPr>
          <w:vertAlign w:val="subscript"/>
        </w:rPr>
        <w:t>i</w:t>
      </w:r>
      <w:proofErr w:type="spellEnd"/>
      <w:r w:rsidR="0055747B">
        <w:t xml:space="preserve"> </w:t>
      </w:r>
      <w:r w:rsidR="00B756E0">
        <w:t xml:space="preserve">paraméterek </w:t>
      </w:r>
      <w:ins w:id="246" w:author="János Dusa" w:date="2022-05-21T13:41:00Z">
        <w:r w:rsidR="006D18C4">
          <w:t>ko</w:t>
        </w:r>
      </w:ins>
      <w:r w:rsidR="00B756E0">
        <w:t xml:space="preserve">szinusz és </w:t>
      </w:r>
      <w:del w:id="247" w:author="János Dusa" w:date="2022-05-21T13:41:00Z">
        <w:r w:rsidR="00B756E0" w:rsidDel="006D18C4">
          <w:delText>ko</w:delText>
        </w:r>
      </w:del>
      <w:r w:rsidR="00B756E0">
        <w:t>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48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48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B044E8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49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49"/>
    </w:p>
    <w:p w14:paraId="6B6A35BB" w14:textId="62350F26" w:rsidR="004F2F35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C33D96">
        <w:rPr>
          <w:noProof/>
        </w:rPr>
        <w:t>1</w:t>
      </w:r>
      <w:r w:rsidR="00C33D96">
        <w:t>. táblázat</w:t>
      </w:r>
      <w:r>
        <w:fldChar w:fldCharType="end"/>
      </w:r>
      <w:r>
        <w:t xml:space="preserve"> lábanként tartalmazza azo</w:t>
      </w:r>
      <w:ins w:id="250" w:author="János Dusa" w:date="2022-05-21T13:42:00Z">
        <w:r w:rsidR="006D18C4">
          <w:t>kat a</w:t>
        </w:r>
      </w:ins>
      <w:del w:id="251" w:author="János Dusa" w:date="2022-05-21T13:42:00Z">
        <w:r w:rsidDel="006D18C4">
          <w:delText>n</w:delText>
        </w:r>
      </w:del>
      <w:r>
        <w:t xml:space="preserve"> paramétereket, </w:t>
      </w:r>
      <w:r w:rsidR="007C3C01">
        <w:t xml:space="preserve">melyeket az </w:t>
      </w:r>
      <w:commentRangeStart w:id="252"/>
      <w:r w:rsidR="007C3C01">
        <w:t>inverz kinematikai modell</w:t>
      </w:r>
      <w:commentRangeEnd w:id="252"/>
      <w:r w:rsidR="007C3C01">
        <w:rPr>
          <w:rStyle w:val="Jegyzethivatkozs"/>
        </w:rPr>
        <w:commentReference w:id="252"/>
      </w:r>
      <w:r w:rsidR="007C3C01">
        <w:t xml:space="preserve"> felhasznál </w:t>
      </w:r>
      <w:r w:rsidR="00E85131">
        <w:t>a motorok új pozíciójának állításához. A robot koordináta</w:t>
      </w:r>
      <w:del w:id="253" w:author="János Dusa" w:date="2022-05-21T13:50:00Z">
        <w:r w:rsidR="00E85131" w:rsidDel="00951F15">
          <w:delText xml:space="preserve"> </w:delText>
        </w:r>
      </w:del>
      <w:r w:rsidR="00E85131">
        <w:t xml:space="preserve">rendszere a szokványostól eltérő módon épül fel, </w:t>
      </w:r>
      <w:ins w:id="254" w:author="János Dusa" w:date="2022-05-21T13:43:00Z">
        <w:r w:rsidR="006D18C4">
          <w:t xml:space="preserve">mivel az </w:t>
        </w:r>
      </w:ins>
      <w:r w:rsidR="00E85131">
        <w:t xml:space="preserve">a robot szemszögéből </w:t>
      </w:r>
      <w:ins w:id="255" w:author="János Dusa" w:date="2022-05-21T13:45:00Z">
        <w:r w:rsidR="006D18C4">
          <w:t>határozza meg az irányokat</w:t>
        </w:r>
      </w:ins>
      <w:ins w:id="256" w:author="János Dusa" w:date="2022-05-21T13:43:00Z">
        <w:r w:rsidR="006D18C4">
          <w:t xml:space="preserve">, </w:t>
        </w:r>
      </w:ins>
      <w:del w:id="257" w:author="János Dusa" w:date="2022-05-21T13:44:00Z">
        <w:r w:rsidR="00E85131" w:rsidDel="006D18C4">
          <w:delText>nézve</w:delText>
        </w:r>
      </w:del>
      <w:ins w:id="258" w:author="János Dusa" w:date="2022-05-21T13:44:00Z">
        <w:r w:rsidR="006D18C4">
          <w:t>így</w:t>
        </w:r>
      </w:ins>
      <w:r w:rsidR="00E85131">
        <w:t xml:space="preserve"> a z koordinátatengely mutat </w:t>
      </w:r>
      <w:r w:rsidR="00C86D5D">
        <w:t>előre</w:t>
      </w:r>
      <w:ins w:id="259" w:author="János Dusa" w:date="2022-05-21T13:44:00Z">
        <w:r w:rsidR="006D18C4">
          <w:t>,</w:t>
        </w:r>
      </w:ins>
      <w:del w:id="260" w:author="János Dusa" w:date="2022-05-21T13:45:00Z">
        <w:r w:rsidR="00C86D5D" w:rsidDel="006D18C4">
          <w:delText xml:space="preserve"> és</w:delText>
        </w:r>
      </w:del>
      <w:r w:rsidR="00C86D5D">
        <w:t xml:space="preserve"> az x tengely </w:t>
      </w:r>
      <w:ins w:id="261" w:author="János Dusa" w:date="2022-05-21T13:45:00Z">
        <w:r w:rsidR="006D18C4">
          <w:t xml:space="preserve">pedig </w:t>
        </w:r>
      </w:ins>
      <w:r w:rsidR="00C86D5D">
        <w:t xml:space="preserve">a z koordinátatengely irányából nézve </w:t>
      </w:r>
      <w:ins w:id="262" w:author="János Dusa" w:date="2022-05-21T13:44:00Z">
        <w:r w:rsidR="006D18C4">
          <w:t xml:space="preserve">mutat </w:t>
        </w:r>
      </w:ins>
      <w:r w:rsidR="00C86D5D">
        <w:t xml:space="preserve">jobbra. Az előbb említett két tengely </w:t>
      </w:r>
      <w:ins w:id="263" w:author="János Dusa" w:date="2022-05-21T13:46:00Z">
        <w:r w:rsidR="00951F15">
          <w:t>metszés</w:t>
        </w:r>
      </w:ins>
      <w:del w:id="264" w:author="János Dusa" w:date="2022-05-21T13:46:00Z">
        <w:r w:rsidR="00C86D5D" w:rsidDel="00951F15">
          <w:delText xml:space="preserve">nulla </w:delText>
        </w:r>
      </w:del>
      <w:r w:rsidR="00C86D5D">
        <w:t>pontja</w:t>
      </w:r>
      <w:del w:id="265" w:author="János Dusa" w:date="2022-05-21T13:46:00Z">
        <w:r w:rsidR="00C86D5D" w:rsidDel="00951F15">
          <w:delText>i</w:delText>
        </w:r>
      </w:del>
      <w:r w:rsidR="00C86D5D">
        <w:t xml:space="preserve"> határozz</w:t>
      </w:r>
      <w:ins w:id="266" w:author="János Dusa" w:date="2022-05-21T13:46:00Z">
        <w:r w:rsidR="00951F15">
          <w:t>a</w:t>
        </w:r>
      </w:ins>
      <w:del w:id="267" w:author="János Dusa" w:date="2022-05-21T13:46:00Z">
        <w:r w:rsidR="00C86D5D" w:rsidDel="00951F15">
          <w:delText>ák</w:delText>
        </w:r>
      </w:del>
      <w:r w:rsidR="00C86D5D">
        <w:t xml:space="preserve"> meg a robot középpontját felülnézetből nézve. Az y tengely </w:t>
      </w:r>
      <w:del w:id="268" w:author="János Dusa" w:date="2022-05-21T13:47:00Z">
        <w:r w:rsidR="00C86D5D" w:rsidDel="00951F15">
          <w:delText>a</w:delText>
        </w:r>
        <w:r w:rsidR="00A44DE0" w:rsidDel="00951F15">
          <w:delText>z előbb említett közép</w:delText>
        </w:r>
      </w:del>
      <w:ins w:id="269" w:author="János Dusa" w:date="2022-05-21T13:47:00Z">
        <w:r w:rsidR="00951F15">
          <w:t>ebből az origóból</w:t>
        </w:r>
      </w:ins>
      <w:del w:id="270" w:author="János Dusa" w:date="2022-05-21T13:47:00Z">
        <w:r w:rsidR="00A44DE0" w:rsidDel="00951F15">
          <w:delText>pontból</w:delText>
        </w:r>
      </w:del>
      <w:r w:rsidR="00A44DE0">
        <w:t xml:space="preserve"> mutat fölfelé, nulla</w:t>
      </w:r>
      <w:del w:id="271" w:author="János Dusa" w:date="2022-05-21T13:49:00Z">
        <w:r w:rsidR="00A44DE0" w:rsidDel="00951F15">
          <w:delText xml:space="preserve"> </w:delText>
        </w:r>
      </w:del>
      <w:r w:rsidR="00A44DE0">
        <w:t>pontja</w:t>
      </w:r>
      <w:ins w:id="272" w:author="János Dusa" w:date="2022-05-21T13:53:00Z">
        <w:r w:rsidR="00BB5998">
          <w:t xml:space="preserve"> pedig</w:t>
        </w:r>
      </w:ins>
      <w:r w:rsidR="00A44DE0">
        <w:t xml:space="preserve"> a robot</w:t>
      </w:r>
      <w:del w:id="273" w:author="János Dusa" w:date="2022-05-21T13:47:00Z">
        <w:r w:rsidR="00A44DE0" w:rsidDel="00951F15">
          <w:delText xml:space="preserve"> </w:delText>
        </w:r>
      </w:del>
      <w:r w:rsidR="00A44DE0">
        <w:t>test</w:t>
      </w:r>
      <w:del w:id="274" w:author="János Dusa" w:date="2022-05-21T13:47:00Z">
        <w:r w:rsidR="00A44DE0" w:rsidDel="00951F15">
          <w:delText>ének</w:delText>
        </w:r>
      </w:del>
      <w:r w:rsidR="00A44DE0">
        <w:t xml:space="preserve"> legalsó pontjá</w:t>
      </w:r>
      <w:del w:id="275" w:author="János Dusa" w:date="2022-05-21T13:53:00Z">
        <w:r w:rsidR="00A44DE0" w:rsidDel="00BB5998">
          <w:delText>ba</w:delText>
        </w:r>
      </w:del>
      <w:r w:rsidR="00A44DE0">
        <w:t xml:space="preserve">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</w:t>
      </w:r>
      <w:del w:id="276" w:author="János Dusa" w:date="2022-05-21T13:49:00Z">
        <w:r w:rsidR="00CE42DD" w:rsidDel="00951F15">
          <w:delText xml:space="preserve"> </w:delText>
        </w:r>
      </w:del>
      <w:r w:rsidR="00CE42DD">
        <w:t>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</w:t>
      </w:r>
      <w:ins w:id="277" w:author="János Dusa" w:date="2022-05-21T13:54:00Z">
        <w:r w:rsidR="00BB5998">
          <w:t>ám ez természetesen</w:t>
        </w:r>
      </w:ins>
      <w:del w:id="278" w:author="János Dusa" w:date="2022-05-21T13:54:00Z">
        <w:r w:rsidR="00CE42DD" w:rsidDel="00BB5998">
          <w:delText>ugyan ez</w:delText>
        </w:r>
      </w:del>
      <w:r w:rsidR="00CE42DD">
        <w:t xml:space="preserve"> az első motorra nincs </w:t>
      </w:r>
      <w:ins w:id="279" w:author="János Dusa" w:date="2022-05-21T13:54:00Z">
        <w:r w:rsidR="00BB5998">
          <w:t>vissza</w:t>
        </w:r>
      </w:ins>
      <w:r w:rsidR="00CE42DD">
        <w:t>hatással, hiszen a</w:t>
      </w:r>
      <w:ins w:id="280" w:author="János Dusa" w:date="2022-05-21T13:54:00Z">
        <w:r w:rsidR="00BB5998">
          <w:t>nnak</w:t>
        </w:r>
      </w:ins>
      <w:r w:rsidR="00CE42DD">
        <w:t xml:space="preserve">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 xml:space="preserve">r e tengely menti eltolását így </w:t>
      </w:r>
      <w:ins w:id="281" w:author="János Dusa" w:date="2022-05-21T13:55:00Z">
        <w:r w:rsidR="00BB5998">
          <w:t xml:space="preserve">már </w:t>
        </w:r>
      </w:ins>
      <w:r w:rsidR="00C93C09">
        <w:t>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</w:t>
      </w:r>
      <w:del w:id="282" w:author="János Dusa" w:date="2022-05-21T13:56:00Z">
        <w:r w:rsidR="00714D2E" w:rsidDel="005122C3">
          <w:delText xml:space="preserve"> </w:delText>
        </w:r>
      </w:del>
      <w:r w:rsidR="00714D2E">
        <w:t>irányba,</w:t>
      </w:r>
      <w:r w:rsidR="00187BF2">
        <w:t xml:space="preserve"> ezzel meghatározza az első és </w:t>
      </w:r>
      <w:ins w:id="283" w:author="János Dusa" w:date="2022-05-21T13:57:00Z">
        <w:r w:rsidR="005122C3">
          <w:t xml:space="preserve">a </w:t>
        </w:r>
      </w:ins>
      <w:r w:rsidR="00187BF2">
        <w:t>második csuk</w:t>
      </w:r>
      <w:ins w:id="284" w:author="János Dusa" w:date="2022-05-21T13:57:00Z">
        <w:r w:rsidR="005122C3">
          <w:t>l</w:t>
        </w:r>
      </w:ins>
      <w:r w:rsidR="00187BF2">
        <w:t>ó</w:t>
      </w:r>
      <w:del w:id="285" w:author="János Dusa" w:date="2022-05-21T13:59:00Z">
        <w:r w:rsidR="00187BF2" w:rsidDel="005634CB">
          <w:delText>k</w:delText>
        </w:r>
      </w:del>
      <w:r w:rsidR="00187BF2">
        <w:t xml:space="preserve">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</w:t>
      </w:r>
      <w:r w:rsidR="00195251">
        <w:t>é</w:t>
      </w:r>
      <w:ins w:id="286" w:author="János Dusa" w:date="2022-05-21T14:00:00Z">
        <w:r w:rsidR="005634CB">
          <w:t xml:space="preserve">t </w:t>
        </w:r>
      </w:ins>
      <w:del w:id="287" w:author="János Dusa" w:date="2022-05-21T14:00:00Z">
        <w:r w:rsidR="00195251" w:rsidDel="005634CB">
          <w:delText xml:space="preserve">nek elősegítése érdekében készítettem </w:delText>
        </w:r>
      </w:del>
      <w:r w:rsidR="00195251">
        <w:t>a</w:t>
      </w:r>
      <w:r w:rsidR="00B542DA">
        <w:t xml:space="preserve"> </w:t>
      </w:r>
      <w:r w:rsidR="00B542DA">
        <w:fldChar w:fldCharType="begin"/>
      </w:r>
      <w:r w:rsidR="00B542DA">
        <w:instrText xml:space="preserve"> REF _Ref103973217 \h </w:instrText>
      </w:r>
      <w:r w:rsidR="00B542DA">
        <w:fldChar w:fldCharType="separate"/>
      </w:r>
      <w:r w:rsidR="00C33D96">
        <w:rPr>
          <w:noProof/>
        </w:rPr>
        <w:t>4</w:t>
      </w:r>
      <w:r w:rsidR="00C33D96">
        <w:t>. ábra</w:t>
      </w:r>
      <w:r w:rsidR="00B542DA">
        <w:fldChar w:fldCharType="end"/>
      </w:r>
      <w:r w:rsidR="00B542DA">
        <w:t xml:space="preserve"> és az </w:t>
      </w:r>
      <w:r w:rsidR="00B542DA">
        <w:fldChar w:fldCharType="begin"/>
      </w:r>
      <w:r w:rsidR="00B542DA">
        <w:instrText xml:space="preserve"> REF _Ref103973225 \h </w:instrText>
      </w:r>
      <w:r w:rsidR="00B542DA">
        <w:fldChar w:fldCharType="separate"/>
      </w:r>
      <w:r w:rsidR="00C33D96">
        <w:rPr>
          <w:noProof/>
        </w:rPr>
        <w:t>5</w:t>
      </w:r>
      <w:r w:rsidR="00C33D96">
        <w:t>. ábra</w:t>
      </w:r>
      <w:r w:rsidR="00B542DA">
        <w:fldChar w:fldCharType="end"/>
      </w:r>
      <w:ins w:id="288" w:author="János Dusa" w:date="2022-05-21T14:00:00Z">
        <w:r w:rsidR="005634CB">
          <w:t xml:space="preserve"> támogatja</w:t>
        </w:r>
      </w:ins>
      <w:r w:rsidR="00303CD0">
        <w:t xml:space="preserve">, melyek </w:t>
      </w:r>
      <w:ins w:id="289" w:author="János Dusa" w:date="2022-05-21T14:01:00Z">
        <w:r w:rsidR="00BD1846">
          <w:t>jól reprezentálják</w:t>
        </w:r>
      </w:ins>
      <w:del w:id="290" w:author="János Dusa" w:date="2022-05-21T14:01:00Z">
        <w:r w:rsidR="00303CD0" w:rsidDel="00BD1846">
          <w:delText>jól mutatják</w:delText>
        </w:r>
      </w:del>
      <w:r w:rsidR="00303CD0">
        <w:t xml:space="preserve"> a </w:t>
      </w:r>
      <w:r w:rsidR="00C75262">
        <w:t>lábakhoz tartozó paramétereket.</w:t>
      </w:r>
    </w:p>
    <w:p w14:paraId="099F0F73" w14:textId="77777777" w:rsidR="00B542DA" w:rsidRDefault="00195251" w:rsidP="00B542DA">
      <w:pPr>
        <w:pStyle w:val="Kp"/>
      </w:pPr>
      <w:commentRangeStart w:id="291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92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292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93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293"/>
      <w:r>
        <w:t>: A robot lábának paraméterei felülnézetből.</w:t>
      </w:r>
      <w:commentRangeEnd w:id="291"/>
      <w:r>
        <w:rPr>
          <w:rStyle w:val="Jegyzethivatkozs"/>
          <w:b w:val="0"/>
          <w:bCs w:val="0"/>
        </w:rPr>
        <w:commentReference w:id="291"/>
      </w:r>
    </w:p>
    <w:p w14:paraId="6CBA0EF6" w14:textId="4CE82619" w:rsidR="0051187E" w:rsidRPr="0051187E" w:rsidRDefault="00657C40" w:rsidP="00310B90">
      <w:pPr>
        <w:pStyle w:val="Cmsor2"/>
      </w:pPr>
      <w:bookmarkStart w:id="294" w:name="_Ref103720046"/>
      <w:bookmarkStart w:id="295" w:name="_Toc103991203"/>
      <w:r>
        <w:t>Nyomtatás</w:t>
      </w:r>
      <w:bookmarkEnd w:id="294"/>
      <w:bookmarkEnd w:id="295"/>
    </w:p>
    <w:p w14:paraId="6BF3F90C" w14:textId="5BEA6DE4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</w:t>
      </w:r>
      <w:ins w:id="296" w:author="János Dusa" w:date="2022-05-21T14:03:00Z">
        <w:r w:rsidR="00BD1846">
          <w:t>ő</w:t>
        </w:r>
      </w:ins>
      <w:del w:id="297" w:author="János Dusa" w:date="2022-05-21T14:03:00Z">
        <w:r w:rsidDel="00BD1846">
          <w:delText>ö</w:delText>
        </w:r>
      </w:del>
      <w:r>
        <w:t xml:space="preserve">tt </w:t>
      </w:r>
      <w:r w:rsidR="00C5734B">
        <w:t>fontosnak tartottam pár teszt</w:t>
      </w:r>
      <w:del w:id="298" w:author="János Dusa" w:date="2022-05-21T14:02:00Z">
        <w:r w:rsidR="00C5734B" w:rsidDel="00BD1846">
          <w:delText xml:space="preserve"> </w:delText>
        </w:r>
      </w:del>
      <w:r w:rsidR="00C5734B">
        <w:t>nyomtatás elvégzését, ugyanis</w:t>
      </w:r>
      <w:r w:rsidR="00601C8F">
        <w:t xml:space="preserve"> ezen</w:t>
      </w:r>
      <w:del w:id="299" w:author="János Dusa" w:date="2022-05-21T14:03:00Z">
        <w:r w:rsidR="00601C8F" w:rsidDel="00BD1846">
          <w:delText xml:space="preserve"> terv</w:delText>
        </w:r>
      </w:del>
      <w:r w:rsidR="00601C8F">
        <w:t xml:space="preserve"> </w:t>
      </w:r>
      <w:ins w:id="300" w:author="János Dusa" w:date="2022-05-21T14:04:00Z">
        <w:r w:rsidR="00BD1846">
          <w:t>prototípust megelőzően még</w:t>
        </w:r>
      </w:ins>
      <w:del w:id="301" w:author="János Dusa" w:date="2022-05-21T14:04:00Z">
        <w:r w:rsidR="00601C8F" w:rsidDel="00BD1846">
          <w:delText>elött sosem</w:delText>
        </w:r>
      </w:del>
      <w:ins w:id="302" w:author="János Dusa" w:date="2022-05-21T14:04:00Z">
        <w:r w:rsidR="00BD1846">
          <w:t xml:space="preserve"> nem</w:t>
        </w:r>
      </w:ins>
      <w:r w:rsidR="00601C8F">
        <w:t xml:space="preserve">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>,</w:t>
      </w:r>
      <w:ins w:id="303" w:author="János Dusa" w:date="2022-05-21T14:05:00Z">
        <w:r w:rsidR="00BD1846">
          <w:t xml:space="preserve"> így az</w:t>
        </w:r>
      </w:ins>
      <w:del w:id="304" w:author="János Dusa" w:date="2022-05-21T14:05:00Z">
        <w:r w:rsidR="00601C8F" w:rsidDel="00BD1846">
          <w:delText xml:space="preserve"> </w:delText>
        </w:r>
        <w:r w:rsidR="00240617" w:rsidDel="00BD1846">
          <w:delText>ezért</w:delText>
        </w:r>
      </w:del>
      <w:r w:rsidR="00240617">
        <w:t xml:space="preserve"> külön tesztelést igényelt,</w:t>
      </w:r>
      <w:ins w:id="305" w:author="János Dusa" w:date="2022-05-21T14:05:00Z">
        <w:r w:rsidR="00BD1846">
          <w:t xml:space="preserve"> melyről</w:t>
        </w:r>
      </w:ins>
      <w:del w:id="306" w:author="János Dusa" w:date="2022-05-21T14:05:00Z">
        <w:r w:rsidR="00240617" w:rsidDel="00BD1846">
          <w:delText xml:space="preserve"> erről</w:delText>
        </w:r>
      </w:del>
      <w:r w:rsidR="00240617">
        <w:t xml:space="preserve"> a</w:t>
      </w:r>
      <w:ins w:id="307" w:author="János Dusa" w:date="2022-05-21T14:05:00Z">
        <w:r w:rsidR="00BD1846">
          <w:t xml:space="preserve"> </w:t>
        </w:r>
      </w:ins>
      <w:r w:rsidR="00240617">
        <w:fldChar w:fldCharType="begin"/>
      </w:r>
      <w:r w:rsidR="00240617">
        <w:instrText xml:space="preserve"> REF _Ref103973735 \r \h </w:instrText>
      </w:r>
      <w:r w:rsidR="00240617">
        <w:fldChar w:fldCharType="separate"/>
      </w:r>
      <w:r w:rsidR="00C33D96">
        <w:t>2.2.1</w:t>
      </w:r>
      <w:r w:rsidR="00240617">
        <w:fldChar w:fldCharType="end"/>
      </w:r>
      <w:r w:rsidR="00240617">
        <w:t xml:space="preserve"> pontban </w:t>
      </w:r>
      <w:del w:id="308" w:author="János Dusa" w:date="2022-05-21T14:05:00Z">
        <w:r w:rsidR="00240617" w:rsidDel="00BD1846">
          <w:delText>írok</w:delText>
        </w:r>
      </w:del>
      <w:ins w:id="309" w:author="János Dusa" w:date="2022-05-21T14:05:00Z">
        <w:r w:rsidR="00BD1846">
          <w:t>számolok be részletesebbe</w:t>
        </w:r>
      </w:ins>
      <w:ins w:id="310" w:author="János Dusa" w:date="2022-05-21T14:06:00Z">
        <w:r w:rsidR="00BD1846">
          <w:t>n</w:t>
        </w:r>
      </w:ins>
      <w:r w:rsidR="00240617">
        <w:t>.</w:t>
      </w:r>
      <w:ins w:id="311" w:author="János Dusa" w:date="2022-05-21T14:06:00Z">
        <w:r w:rsidR="00934791">
          <w:t xml:space="preserve"> Továbbá</w:t>
        </w:r>
      </w:ins>
      <w:del w:id="312" w:author="János Dusa" w:date="2022-05-21T14:06:00Z">
        <w:r w:rsidR="00601C8F" w:rsidDel="00934791">
          <w:delText xml:space="preserve"> Valamint</w:delText>
        </w:r>
      </w:del>
      <w:r w:rsidR="00601C8F">
        <w:t xml:space="preserve"> </w:t>
      </w:r>
      <w:r w:rsidR="008A2CFC">
        <w:t>leteszteltem egy teljes láb összeszerelését</w:t>
      </w:r>
      <w:ins w:id="313" w:author="János Dusa" w:date="2022-05-21T14:06:00Z">
        <w:r w:rsidR="00934791">
          <w:t xml:space="preserve"> is</w:t>
        </w:r>
      </w:ins>
      <w:r w:rsidR="008A2CFC">
        <w:t xml:space="preserve">, melyet a </w:t>
      </w:r>
      <w:r w:rsidR="008A2CFC">
        <w:fldChar w:fldCharType="begin"/>
      </w:r>
      <w:r w:rsidR="008A2CFC">
        <w:instrText xml:space="preserve"> REF _Ref103990309 \r \h </w:instrText>
      </w:r>
      <w:r w:rsidR="008A2CFC">
        <w:fldChar w:fldCharType="separate"/>
      </w:r>
      <w:r w:rsidR="00C33D96">
        <w:t>2.2.2</w:t>
      </w:r>
      <w:r w:rsidR="008A2CFC">
        <w:fldChar w:fldCharType="end"/>
      </w:r>
      <w:r w:rsidR="00DF67BC">
        <w:t xml:space="preserve"> pontban</w:t>
      </w:r>
      <w:ins w:id="314" w:author="János Dusa" w:date="2022-05-21T14:06:00Z">
        <w:r w:rsidR="00934791">
          <w:t xml:space="preserve"> ismertetek</w:t>
        </w:r>
      </w:ins>
      <w:del w:id="315" w:author="János Dusa" w:date="2022-05-21T14:06:00Z">
        <w:r w:rsidR="00DF67BC" w:rsidDel="00934791">
          <w:delText xml:space="preserve"> részletezem</w:delText>
        </w:r>
      </w:del>
      <w:r w:rsidR="00DF67BC">
        <w:t>.</w:t>
      </w:r>
    </w:p>
    <w:p w14:paraId="32735204" w14:textId="390F9782" w:rsidR="00A4759A" w:rsidRDefault="00A4759A" w:rsidP="00A4759A">
      <w:pPr>
        <w:pStyle w:val="Cmsor3"/>
      </w:pPr>
      <w:bookmarkStart w:id="316" w:name="_Ref103973726"/>
      <w:bookmarkStart w:id="317" w:name="_Ref103973735"/>
      <w:bookmarkStart w:id="318" w:name="_Toc103991204"/>
      <w:r>
        <w:t>Csavarok tesztelése</w:t>
      </w:r>
      <w:bookmarkEnd w:id="316"/>
      <w:bookmarkEnd w:id="317"/>
      <w:bookmarkEnd w:id="318"/>
    </w:p>
    <w:p w14:paraId="35CEE59F" w14:textId="0404A087" w:rsidR="007F4BFF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</w:t>
      </w:r>
      <w:del w:id="319" w:author="János Dusa" w:date="2022-05-21T14:06:00Z">
        <w:r w:rsidR="00442782" w:rsidDel="00934791">
          <w:delText xml:space="preserve"> </w:delText>
        </w:r>
      </w:del>
      <w:r w:rsidR="00442782">
        <w:t>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</w:t>
      </w:r>
      <w:r w:rsidR="007F4BFF">
        <w:t>A</w:t>
      </w:r>
      <w:r w:rsidR="00974472">
        <w:t xml:space="preserve"> </w:t>
      </w:r>
      <w:r w:rsidR="00974472">
        <w:fldChar w:fldCharType="begin"/>
      </w:r>
      <w:r w:rsidR="00974472">
        <w:instrText xml:space="preserve"> REF _Ref103974387 \h </w:instrText>
      </w:r>
      <w:r w:rsidR="00974472">
        <w:fldChar w:fldCharType="separate"/>
      </w:r>
      <w:r w:rsidR="00C33D96">
        <w:rPr>
          <w:noProof/>
        </w:rPr>
        <w:t>6</w:t>
      </w:r>
      <w:r w:rsidR="00C33D96">
        <w:t>. ábra</w:t>
      </w:r>
      <w:r w:rsidR="00974472">
        <w:fldChar w:fldCharType="end"/>
      </w:r>
      <w:r w:rsidR="00974472">
        <w:t xml:space="preserve"> </w:t>
      </w:r>
      <w:ins w:id="320" w:author="János Dusa" w:date="2022-05-21T14:07:00Z">
        <w:r w:rsidR="00934791">
          <w:t xml:space="preserve">segítségével </w:t>
        </w:r>
      </w:ins>
      <w:r w:rsidR="00542878">
        <w:t>mutatom be a tervezett panelt, melyen jól láthatóak a különböző méretű furatok. Minden átmérőjű furatból többet terveztem, hogy</w:t>
      </w:r>
      <w:ins w:id="321" w:author="János Dusa" w:date="2022-05-21T14:07:00Z">
        <w:r w:rsidR="00934791">
          <w:t xml:space="preserve"> elt</w:t>
        </w:r>
      </w:ins>
      <w:ins w:id="322" w:author="János Dusa" w:date="2022-05-21T14:08:00Z">
        <w:r w:rsidR="00934791">
          <w:t>érő</w:t>
        </w:r>
      </w:ins>
      <w:del w:id="323" w:author="János Dusa" w:date="2022-05-21T14:07:00Z">
        <w:r w:rsidR="00542878" w:rsidDel="00934791">
          <w:delText xml:space="preserve"> különböző</w:delText>
        </w:r>
      </w:del>
      <w:r w:rsidR="00542878">
        <w:t xml:space="preserve">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4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24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5" w:name="_Ref103986193"/>
    <w:p w14:paraId="5203F336" w14:textId="40D664C3" w:rsidR="00193C53" w:rsidRDefault="008918E2" w:rsidP="00F80D78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25"/>
      <w:r w:rsidR="00193C53">
        <w:t>: Panel a tesztelés után</w:t>
      </w:r>
      <w:r w:rsidR="007D3C53">
        <w:t>.</w:t>
      </w:r>
    </w:p>
    <w:p w14:paraId="37C3A647" w14:textId="3610726F" w:rsidR="00F7620A" w:rsidRDefault="007502E4" w:rsidP="00F7620A">
      <w:r>
        <w:t xml:space="preserve">A </w:t>
      </w:r>
      <w:r w:rsidR="001341F4">
        <w:t xml:space="preserve">betétek, melyeket </w:t>
      </w:r>
      <w:r w:rsidR="00C1402B">
        <w:t>a robot</w:t>
      </w:r>
      <w:ins w:id="326" w:author="János Dusa" w:date="2022-05-21T14:08:00Z">
        <w:r w:rsidR="00934791">
          <w:t>nál</w:t>
        </w:r>
      </w:ins>
      <w:del w:id="327" w:author="János Dusa" w:date="2022-05-21T14:08:00Z">
        <w:r w:rsidR="00C1402B" w:rsidDel="00934791">
          <w:delText>on</w:delText>
        </w:r>
      </w:del>
      <w:r w:rsidR="00C1402B">
        <w:t xml:space="preserve"> használok,</w:t>
      </w:r>
      <w:r w:rsidR="001341F4">
        <w:t xml:space="preserve"> fogakkal rendelkeznek</w:t>
      </w:r>
      <w:ins w:id="328" w:author="János Dusa" w:date="2022-05-21T14:09:00Z">
        <w:r w:rsidR="00934791">
          <w:t>,</w:t>
        </w:r>
      </w:ins>
      <w:r w:rsidR="001341F4">
        <w:t xml:space="preserve"> és</w:t>
      </w:r>
      <w:ins w:id="329" w:author="János Dusa" w:date="2022-05-21T14:09:00Z">
        <w:r w:rsidR="00934791">
          <w:t xml:space="preserve"> ezeknél is</w:t>
        </w:r>
      </w:ins>
      <w:r w:rsidR="001341F4">
        <w:t xml:space="preserve">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</w:t>
      </w:r>
      <w:r w:rsidR="00C1402B">
        <w:t>egy satu segítségével lehet belepréselni a műanyagba a rézbetétet</w:t>
      </w:r>
      <w:ins w:id="330" w:author="János Dusa" w:date="2022-05-21T14:09:00Z">
        <w:r w:rsidR="00934791">
          <w:t>,</w:t>
        </w:r>
      </w:ins>
      <w:r w:rsidR="00C1402B">
        <w:t xml:space="preserve"> és a csavart</w:t>
      </w:r>
      <w:ins w:id="331" w:author="János Dusa" w:date="2022-05-21T14:09:00Z">
        <w:r w:rsidR="00934791">
          <w:t xml:space="preserve"> ebbe</w:t>
        </w:r>
      </w:ins>
      <w:r w:rsidR="00C1402B">
        <w:t xml:space="preserve"> fentről rögzíteni</w:t>
      </w:r>
      <w:r w:rsidR="00DC29F6">
        <w:t xml:space="preserve">, ekkor </w:t>
      </w:r>
      <w:r w:rsidR="00C1402B">
        <w:t xml:space="preserve">terhelés hatására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>Ennél</w:t>
      </w:r>
      <w:del w:id="332" w:author="János Dusa" w:date="2022-05-21T14:10:00Z">
        <w:r w:rsidR="00DC29F6" w:rsidDel="00934791">
          <w:delText xml:space="preserve"> egy</w:delText>
        </w:r>
      </w:del>
      <w:r w:rsidR="00DC29F6">
        <w:t xml:space="preserve"> biztosabb megoldás</w:t>
      </w:r>
      <w:del w:id="333" w:author="János Dusa" w:date="2022-05-21T14:11:00Z">
        <w:r w:rsidR="00DC29F6" w:rsidDel="0092195E">
          <w:delText>,</w:delText>
        </w:r>
      </w:del>
      <w:r w:rsidR="00DC29F6">
        <w:t xml:space="preserve"> </w:t>
      </w:r>
      <w:r w:rsidR="00FF71CD">
        <w:t>a peremes betét használata</w:t>
      </w:r>
      <w:r w:rsidR="007D3C53">
        <w:t xml:space="preserve">, melybe </w:t>
      </w:r>
      <w:r w:rsidR="00FF71CD">
        <w:t>a</w:t>
      </w:r>
      <w:ins w:id="334" w:author="János Dusa" w:date="2022-05-21T14:10:00Z">
        <w:r w:rsidR="00934791">
          <w:t xml:space="preserve"> peremmel ellentétes</w:t>
        </w:r>
      </w:ins>
      <w:del w:id="335" w:author="János Dusa" w:date="2022-05-21T14:10:00Z">
        <w:r w:rsidR="00FF71CD" w:rsidDel="00934791">
          <w:delText xml:space="preserve"> furat másik</w:delText>
        </w:r>
      </w:del>
      <w:r w:rsidR="00FF71CD">
        <w:t xml:space="preserve"> oldal</w:t>
      </w:r>
      <w:del w:id="336" w:author="János Dusa" w:date="2022-05-21T14:10:00Z">
        <w:r w:rsidR="00FF71CD" w:rsidDel="00934791">
          <w:delText>á</w:delText>
        </w:r>
      </w:del>
      <w:r w:rsidR="00FF71CD">
        <w:t>ról</w:t>
      </w:r>
      <w:r w:rsidR="007D3C53">
        <w:t xml:space="preserve"> érdemes belecsavarni a csavart. Ezen felhasználáskor </w:t>
      </w:r>
      <w:ins w:id="337" w:author="János Dusa" w:date="2022-05-21T14:11:00Z">
        <w:r w:rsidR="0092195E">
          <w:t xml:space="preserve">a tengelyirányú </w:t>
        </w:r>
      </w:ins>
      <w:r w:rsidR="007D3C53">
        <w:t>terhelés</w:t>
      </w:r>
      <w:ins w:id="338" w:author="János Dusa" w:date="2022-05-21T14:11:00Z">
        <w:r w:rsidR="0092195E">
          <w:t>t a perem</w:t>
        </w:r>
      </w:ins>
      <w:ins w:id="339" w:author="János Dusa" w:date="2022-05-21T14:12:00Z">
        <w:r w:rsidR="0092195E">
          <w:t>, a csavaró erőhatást pedig jellemzően a fogak veszik fe</w:t>
        </w:r>
      </w:ins>
      <w:ins w:id="340" w:author="János Dusa" w:date="2022-05-21T14:13:00Z">
        <w:r w:rsidR="0092195E">
          <w:t>l</w:t>
        </w:r>
      </w:ins>
      <w:del w:id="341" w:author="János Dusa" w:date="2022-05-21T14:13:00Z">
        <w:r w:rsidR="007D3C53" w:rsidDel="0092195E">
          <w:delText xml:space="preserve"> hatására a fogak helyett egy széles perem tartja helyén</w:delText>
        </w:r>
      </w:del>
      <w:r w:rsidR="007D3C53">
        <w:t>.</w:t>
      </w:r>
      <w:r w:rsidR="00FF71CD">
        <w:t xml:space="preserve"> </w:t>
      </w:r>
      <w:r w:rsidR="007D3C53">
        <w:t>E</w:t>
      </w:r>
      <w:r w:rsidR="00FF71CD">
        <w:t>rre</w:t>
      </w:r>
      <w:r w:rsidR="007D3C53">
        <w:t xml:space="preserve"> a</w:t>
      </w:r>
      <w:ins w:id="342" w:author="János Dusa" w:date="2022-05-21T14:13:00Z">
        <w:r w:rsidR="0092195E">
          <w:t xml:space="preserve"> technológiá</w:t>
        </w:r>
      </w:ins>
      <w:ins w:id="343" w:author="János Dusa" w:date="2022-05-21T14:14:00Z">
        <w:r w:rsidR="0092195E">
          <w:t>ra</w:t>
        </w:r>
      </w:ins>
      <w:del w:id="344" w:author="János Dusa" w:date="2022-05-21T14:13:00Z">
        <w:r w:rsidR="007D3C53" w:rsidDel="0092195E">
          <w:delText xml:space="preserve"> rögzítésre</w:delText>
        </w:r>
      </w:del>
      <w:r w:rsidR="007D3C53">
        <w:t xml:space="preserve"> a</w:t>
      </w:r>
      <w:r w:rsidR="00FF71CD">
        <w:t xml:space="preserve"> </w:t>
      </w:r>
      <w:r w:rsidR="00746DA6">
        <w:fldChar w:fldCharType="begin"/>
      </w:r>
      <w:r w:rsidR="00746DA6">
        <w:instrText xml:space="preserve"> REF _Ref103988934 \h </w:instrText>
      </w:r>
      <w:r w:rsidR="00746DA6">
        <w:fldChar w:fldCharType="separate"/>
      </w:r>
      <w:r w:rsidR="00C33D96">
        <w:rPr>
          <w:noProof/>
        </w:rPr>
        <w:t>8</w:t>
      </w:r>
      <w:r w:rsidR="00C33D96">
        <w:t>. ábra</w:t>
      </w:r>
      <w:r w:rsidR="00746DA6">
        <w:fldChar w:fldCharType="end"/>
      </w:r>
      <w:commentRangeStart w:id="345"/>
      <w:r w:rsidR="00FF71CD">
        <w:t xml:space="preserve"> </w:t>
      </w:r>
      <w:commentRangeEnd w:id="345"/>
      <w:r w:rsidR="00DA4355">
        <w:rPr>
          <w:rStyle w:val="Jegyzethivatkozs"/>
        </w:rPr>
        <w:commentReference w:id="345"/>
      </w:r>
      <w:r w:rsidR="00FF71CD">
        <w:t>mutat</w:t>
      </w:r>
      <w:r w:rsidR="007D3C53">
        <w:t xml:space="preserve"> példát.</w:t>
      </w:r>
      <w:r w:rsidR="00B01044">
        <w:t xml:space="preserve"> A</w:t>
      </w:r>
      <w:r w:rsidR="00FF71CD">
        <w:t xml:space="preserve">zon </w:t>
      </w:r>
      <w:r w:rsidR="00B01044">
        <w:t xml:space="preserve">a </w:t>
      </w:r>
      <w:r w:rsidR="00FF71CD">
        <w:t xml:space="preserve">helyeken, ahol megoldható volt, én </w:t>
      </w:r>
      <w:ins w:id="346" w:author="János Dusa" w:date="2022-05-21T14:13:00Z">
        <w:r w:rsidR="0092195E">
          <w:t>ezt</w:t>
        </w:r>
      </w:ins>
      <w:del w:id="347" w:author="János Dusa" w:date="2022-05-21T14:13:00Z">
        <w:r w:rsidR="00FF71CD" w:rsidDel="0092195E">
          <w:delText>is így</w:delText>
        </w:r>
      </w:del>
      <w:r w:rsidR="00FF71CD">
        <w:t xml:space="preserve"> alkalmaztam</w:t>
      </w:r>
      <w:r w:rsidR="00B01044">
        <w:t xml:space="preserve"> a rögzítés</w:t>
      </w:r>
      <w:ins w:id="348" w:author="János Dusa" w:date="2022-05-21T14:13:00Z">
        <w:r w:rsidR="0092195E">
          <w:t>re</w:t>
        </w:r>
      </w:ins>
      <w:del w:id="349" w:author="János Dusa" w:date="2022-05-21T14:13:00Z">
        <w:r w:rsidR="00B01044" w:rsidDel="0092195E">
          <w:delText>t</w:delText>
        </w:r>
      </w:del>
      <w:r w:rsidR="00FF71CD">
        <w:t>.</w:t>
      </w:r>
      <w:r w:rsidR="00483BD8">
        <w:t xml:space="preserve"> Egyéb esetekben a </w:t>
      </w:r>
      <w:r w:rsidR="00483BD8">
        <w:fldChar w:fldCharType="begin"/>
      </w:r>
      <w:r w:rsidR="00483BD8">
        <w:instrText xml:space="preserve"> REF _Ref103989529 \h </w:instrText>
      </w:r>
      <w:r w:rsidR="00483BD8">
        <w:fldChar w:fldCharType="separate"/>
      </w:r>
      <w:r w:rsidR="00C33D96">
        <w:rPr>
          <w:noProof/>
        </w:rPr>
        <w:t>9</w:t>
      </w:r>
      <w:r w:rsidR="00C33D96">
        <w:t>. ábra</w:t>
      </w:r>
      <w:r w:rsidR="00483BD8">
        <w:fldChar w:fldCharType="end"/>
      </w:r>
      <w:r w:rsidR="00483BD8">
        <w:t xml:space="preserve"> látható </w:t>
      </w:r>
      <w:proofErr w:type="spellStart"/>
      <w:r w:rsidR="00483BD8">
        <w:t>insertet</w:t>
      </w:r>
      <w:proofErr w:type="spellEnd"/>
      <w:r w:rsidR="00483BD8">
        <w:t xml:space="preserve"> használtam</w:t>
      </w:r>
      <w:ins w:id="350" w:author="János Dusa" w:date="2022-05-21T14:14:00Z">
        <w:r w:rsidR="0092195E">
          <w:t xml:space="preserve"> fel,</w:t>
        </w:r>
      </w:ins>
      <w:r w:rsidR="00483BD8">
        <w:t xml:space="preserve"> </w:t>
      </w:r>
      <w:del w:id="351" w:author="János Dusa" w:date="2022-05-21T14:15:00Z">
        <w:r w:rsidR="00483BD8" w:rsidDel="0092195E">
          <w:delText>azzal a különbséggel, hogy</w:delText>
        </w:r>
      </w:del>
      <w:ins w:id="352" w:author="János Dusa" w:date="2022-05-21T14:15:00Z">
        <w:r w:rsidR="0092195E">
          <w:t>ám én gyártástechnológiai okokból</w:t>
        </w:r>
      </w:ins>
      <w:r w:rsidR="00483BD8">
        <w:t xml:space="preserve"> a csavart a behelyezés irányából csavartam bele.</w:t>
      </w:r>
      <w:r w:rsidR="00FF71CD">
        <w:t xml:space="preserve"> </w:t>
      </w:r>
      <w:r w:rsidR="00FD6777">
        <w:t>További lehetőség a</w:t>
      </w:r>
      <w:r w:rsidR="00FF71CD">
        <w:t xml:space="preserve"> beté</w:t>
      </w:r>
      <w:r w:rsidR="00FD6777">
        <w:t xml:space="preserve">t behelyezése közben melegítés használata, melyre egy forrasztópáka alkalmas, ekkor </w:t>
      </w:r>
      <w:ins w:id="353" w:author="János Dusa" w:date="2022-05-21T14:16:00Z">
        <w:r w:rsidR="00650836">
          <w:t xml:space="preserve">a </w:t>
        </w:r>
      </w:ins>
      <w:r w:rsidR="00FD6777">
        <w:t>réz jó hővezetőképességéből adódóan a betét körüli műanyag megolvad</w:t>
      </w:r>
      <w:ins w:id="354" w:author="János Dusa" w:date="2022-05-21T14:16:00Z">
        <w:r w:rsidR="00650836">
          <w:t>,</w:t>
        </w:r>
      </w:ins>
      <w:r w:rsidR="00FD6777">
        <w:t xml:space="preserve"> és a nyomtatáskor</w:t>
      </w:r>
      <w:r w:rsidR="006E73FA">
        <w:t xml:space="preserve"> létrejött rétegrendek elmosódnak</w:t>
      </w:r>
      <w:ins w:id="355" w:author="János Dusa" w:date="2022-05-21T14:16:00Z">
        <w:r w:rsidR="00650836">
          <w:t>, így</w:t>
        </w:r>
      </w:ins>
      <w:del w:id="356" w:author="János Dusa" w:date="2022-05-21T14:16:00Z">
        <w:r w:rsidR="006E73FA" w:rsidDel="00650836">
          <w:delText xml:space="preserve"> és</w:delText>
        </w:r>
      </w:del>
      <w:r w:rsidR="006E73FA">
        <w:t xml:space="preserve"> jobban körül</w:t>
      </w:r>
      <w:del w:id="357" w:author="János Dusa" w:date="2022-05-21T14:16:00Z">
        <w:r w:rsidR="006E73FA" w:rsidDel="00650836">
          <w:delText xml:space="preserve"> </w:delText>
        </w:r>
      </w:del>
      <w:r w:rsidR="006E73FA">
        <w:t>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</w:t>
      </w:r>
      <w:ins w:id="358" w:author="János Dusa" w:date="2022-05-21T14:17:00Z">
        <w:r w:rsidR="00650836">
          <w:t xml:space="preserve"> készíthető</w:t>
        </w:r>
      </w:ins>
      <w:del w:id="359" w:author="János Dusa" w:date="2022-05-21T14:17:00Z">
        <w:r w:rsidR="00673A59" w:rsidDel="00650836">
          <w:delText>t a</w:delText>
        </w:r>
      </w:del>
      <w:del w:id="360" w:author="János Dusa" w:date="2022-05-21T14:16:00Z">
        <w:r w:rsidR="00673A59" w:rsidDel="00650836">
          <w:delText>lkotva</w:delText>
        </w:r>
      </w:del>
      <w:r w:rsidR="00673A59">
        <w:t xml:space="preserve">, mely a tesztek során </w:t>
      </w:r>
      <w:ins w:id="361" w:author="János Dusa" w:date="2022-05-21T14:17:00Z">
        <w:r w:rsidR="00650836">
          <w:t xml:space="preserve">is </w:t>
        </w:r>
      </w:ins>
      <w:r w:rsidR="00673A59">
        <w:t>beigazolódott.</w:t>
      </w:r>
      <w:r w:rsidR="00AC123B">
        <w:t xml:space="preserve"> A tesztek eredményét a</w:t>
      </w:r>
      <w:commentRangeStart w:id="362"/>
      <w:commentRangeEnd w:id="362"/>
      <w:r w:rsidR="003D2B46">
        <w:rPr>
          <w:rStyle w:val="Jegyzethivatkozs"/>
        </w:rPr>
        <w:commentReference w:id="362"/>
      </w:r>
      <w:r w:rsidR="008306C6">
        <w:t xml:space="preserve"> </w:t>
      </w:r>
      <w:r w:rsidR="008306C6">
        <w:fldChar w:fldCharType="begin"/>
      </w:r>
      <w:r w:rsidR="008306C6">
        <w:instrText xml:space="preserve"> REF _Ref103986193 \h </w:instrText>
      </w:r>
      <w:r w:rsidR="008306C6">
        <w:fldChar w:fldCharType="separate"/>
      </w:r>
      <w:r w:rsidR="00C33D96">
        <w:rPr>
          <w:noProof/>
        </w:rPr>
        <w:t>7</w:t>
      </w:r>
      <w:r w:rsidR="00C33D96">
        <w:t>. ábra</w:t>
      </w:r>
      <w:r w:rsidR="008306C6">
        <w:fldChar w:fldCharType="end"/>
      </w:r>
      <w:r w:rsidR="008306C6">
        <w:t xml:space="preserve"> </w:t>
      </w:r>
      <w:ins w:id="363" w:author="János Dusa" w:date="2022-05-21T14:17:00Z">
        <w:r w:rsidR="00650836">
          <w:t xml:space="preserve">segítségével </w:t>
        </w:r>
      </w:ins>
      <w:r w:rsidR="00AC123B">
        <w:t>mutat</w:t>
      </w:r>
      <w:r w:rsidR="007A774A">
        <w:t>om</w:t>
      </w:r>
      <w:r w:rsidR="008306C6">
        <w:t xml:space="preserve"> be.</w:t>
      </w:r>
      <w:r w:rsidR="00AC123B">
        <w:t xml:space="preserve"> </w:t>
      </w:r>
      <w:r w:rsidR="008306C6">
        <w:t>A</w:t>
      </w:r>
      <w:r w:rsidR="00AC123B">
        <w:t>zon esetek</w:t>
      </w:r>
      <w:ins w:id="364" w:author="János Dusa" w:date="2022-05-21T14:17:00Z">
        <w:r w:rsidR="00650836">
          <w:t>ben</w:t>
        </w:r>
      </w:ins>
      <w:r w:rsidR="00AC123B">
        <w:t xml:space="preserve">, </w:t>
      </w:r>
      <w:ins w:id="365" w:author="János Dusa" w:date="2022-05-21T14:17:00Z">
        <w:r w:rsidR="00650836">
          <w:t>a</w:t>
        </w:r>
      </w:ins>
      <w:r w:rsidR="00AC123B">
        <w:t xml:space="preserve">mikor a panel </w:t>
      </w:r>
      <w:r w:rsidR="003D2B46">
        <w:t>belülről tört ki és felpúposodott</w:t>
      </w:r>
      <w:ins w:id="366" w:author="János Dusa" w:date="2022-05-21T14:18:00Z">
        <w:r w:rsidR="00650836">
          <w:t>,</w:t>
        </w:r>
      </w:ins>
      <w:r w:rsidR="003D2B46">
        <w:t xml:space="preserve"> </w:t>
      </w:r>
      <w:del w:id="367" w:author="János Dusa" w:date="2022-05-21T14:18:00Z">
        <w:r w:rsidR="003D2B46" w:rsidDel="00650836">
          <w:delText>azok az esetek mikor</w:delText>
        </w:r>
      </w:del>
      <w:ins w:id="368" w:author="János Dusa" w:date="2022-05-21T14:18:00Z">
        <w:r w:rsidR="00650836">
          <w:t>ott</w:t>
        </w:r>
      </w:ins>
      <w:r w:rsidR="003D2B46">
        <w:t xml:space="preserve"> melegítést is alkalmaztam.</w:t>
      </w:r>
      <w:r w:rsidR="00673A59">
        <w:t xml:space="preserve"> </w:t>
      </w:r>
      <w:del w:id="369" w:author="János Dusa" w:date="2022-05-21T14:18:00Z">
        <w:r w:rsidR="008306C6" w:rsidDel="00650836">
          <w:delText>Ezekben az esetekben</w:delText>
        </w:r>
      </w:del>
      <w:ins w:id="370" w:author="János Dusa" w:date="2022-05-21T14:18:00Z">
        <w:r w:rsidR="00650836">
          <w:t>Itt</w:t>
        </w:r>
      </w:ins>
      <w:r w:rsidR="008306C6">
        <w:t xml:space="preserve"> igen látványos volt</w:t>
      </w:r>
      <w:ins w:id="371" w:author="János Dusa" w:date="2022-05-21T14:18:00Z">
        <w:r w:rsidR="00650836">
          <w:t xml:space="preserve"> az</w:t>
        </w:r>
      </w:ins>
      <w:r w:rsidR="008306C6">
        <w:t xml:space="preserve">, hogy az </w:t>
      </w:r>
      <w:ins w:id="372" w:author="János Dusa" w:date="2022-05-21T14:19:00Z">
        <w:r w:rsidR="00650836">
          <w:t xml:space="preserve">hordozó </w:t>
        </w:r>
      </w:ins>
      <w:r w:rsidR="008306C6">
        <w:t>anyag egyben szakadt ki a betéttel együtt</w:t>
      </w:r>
      <w:ins w:id="373" w:author="János Dusa" w:date="2022-05-21T14:19:00Z">
        <w:r w:rsidR="00650836">
          <w:t>,</w:t>
        </w:r>
      </w:ins>
      <w:r w:rsidR="008306C6">
        <w:t xml:space="preserve"> </w:t>
      </w:r>
      <w:r w:rsidR="00990374">
        <w:t xml:space="preserve">és a </w:t>
      </w:r>
      <w:ins w:id="374" w:author="János Dusa" w:date="2022-05-21T14:19:00Z">
        <w:r w:rsidR="00650836">
          <w:t xml:space="preserve">belső </w:t>
        </w:r>
      </w:ins>
      <w:r w:rsidR="00990374">
        <w:t>réteghatárokon tört szét.</w:t>
      </w:r>
    </w:p>
    <w:p w14:paraId="4E421213" w14:textId="5D343AE1" w:rsidR="00F7620A" w:rsidRDefault="00F7620A" w:rsidP="00FF6F91">
      <w:pPr>
        <w:ind w:firstLine="0"/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5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375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6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376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2AF11E7A" w14:textId="463743A1" w:rsidR="00FF6F91" w:rsidRDefault="00650836" w:rsidP="00FF6F91">
      <w:ins w:id="377" w:author="János Dusa" w:date="2022-05-21T14:20:00Z">
        <w:r>
          <w:t>Ezt a</w:t>
        </w:r>
      </w:ins>
      <w:del w:id="378" w:author="János Dusa" w:date="2022-05-21T14:20:00Z">
        <w:r w:rsidR="00FF6F91" w:rsidDel="00650836">
          <w:delText>A</w:delText>
        </w:r>
      </w:del>
      <w:r w:rsidR="00FF6F91">
        <w:t>z erősebb rögzítési lehetőséget végül nem alkalmaztam a végleges megoldásban, mert a melegítés hatására túlzottan megolvadt műanyag</w:t>
      </w:r>
      <w:ins w:id="379" w:author="János Dusa" w:date="2022-05-21T14:20:00Z">
        <w:r>
          <w:t>, s így</w:t>
        </w:r>
      </w:ins>
      <w:r w:rsidR="00FF6F91">
        <w:t xml:space="preserve"> a</w:t>
      </w:r>
      <w:del w:id="380" w:author="János Dusa" w:date="2022-05-21T14:20:00Z">
        <w:r w:rsidR="00FF6F91" w:rsidDel="00650836">
          <w:delText>z esetleges</w:delText>
        </w:r>
      </w:del>
      <w:ins w:id="381" w:author="János Dusa" w:date="2022-05-21T14:20:00Z">
        <w:r>
          <w:t xml:space="preserve"> fellépő</w:t>
        </w:r>
      </w:ins>
      <w:r w:rsidR="00FF6F91">
        <w:t xml:space="preserve"> oldal</w:t>
      </w:r>
      <w:del w:id="382" w:author="János Dusa" w:date="2022-05-21T13:56:00Z">
        <w:r w:rsidR="00FF6F91" w:rsidDel="005122C3">
          <w:delText xml:space="preserve"> </w:delText>
        </w:r>
      </w:del>
      <w:r w:rsidR="00FF6F91">
        <w:t>irányú erőkkel szemben nem tartotta a betétet, ezért a folyamat közben eldőlt az alkatrész.</w:t>
      </w:r>
      <w:r w:rsidR="00FF6F91" w:rsidRPr="00483BD8">
        <w:t xml:space="preserve"> </w:t>
      </w:r>
      <w:del w:id="383" w:author="János Dusa" w:date="2022-05-21T14:21:00Z">
        <w:r w:rsidR="00FF6F91" w:rsidDel="00A9416A">
          <w:delText xml:space="preserve">Így </w:delText>
        </w:r>
      </w:del>
      <w:ins w:id="384" w:author="János Dusa" w:date="2022-05-21T14:21:00Z">
        <w:r w:rsidR="00A9416A">
          <w:t xml:space="preserve">Emiatt </w:t>
        </w:r>
      </w:ins>
      <w:r w:rsidR="00FF6F91">
        <w:t>nem tudtam minden esetben biztosítani a pontos behelyezést</w:t>
      </w:r>
      <w:ins w:id="385" w:author="János Dusa" w:date="2022-05-21T14:21:00Z">
        <w:r w:rsidR="00A9416A">
          <w:t>,</w:t>
        </w:r>
      </w:ins>
      <w:r w:rsidR="00FF6F91">
        <w:t xml:space="preserve"> </w:t>
      </w:r>
      <w:ins w:id="386" w:author="János Dusa" w:date="2022-05-21T14:21:00Z">
        <w:r w:rsidR="00A9416A">
          <w:t>ráadásul</w:t>
        </w:r>
      </w:ins>
      <w:del w:id="387" w:author="János Dusa" w:date="2022-05-21T14:21:00Z">
        <w:r w:rsidR="00FF6F91" w:rsidDel="00A9416A">
          <w:delText>és</w:delText>
        </w:r>
      </w:del>
      <w:r w:rsidR="00FF6F91">
        <w:t xml:space="preserve">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388" w:name="_Ref103990309"/>
      <w:bookmarkStart w:id="389" w:name="_Toc103991205"/>
      <w:r>
        <w:t xml:space="preserve">Alkatrész </w:t>
      </w:r>
      <w:proofErr w:type="spellStart"/>
      <w:r w:rsidR="00AD75D7">
        <w:t>újra</w:t>
      </w:r>
      <w:del w:id="390" w:author="János Dusa" w:date="2022-05-21T14:21:00Z">
        <w:r w:rsidR="00AD75D7" w:rsidDel="00A9416A">
          <w:delText xml:space="preserve"> </w:delText>
        </w:r>
      </w:del>
      <w:r w:rsidR="00AD75D7">
        <w:t>tervezés</w:t>
      </w:r>
      <w:bookmarkEnd w:id="388"/>
      <w:bookmarkEnd w:id="389"/>
      <w:proofErr w:type="spellEnd"/>
    </w:p>
    <w:p w14:paraId="0B760DA5" w14:textId="38DFEE9A" w:rsidR="003B3BBC" w:rsidRDefault="00254001" w:rsidP="003B3BBC">
      <w:r>
        <w:t xml:space="preserve">A robot alkatrészeinek végleges </w:t>
      </w:r>
      <w:r w:rsidR="00AD75D7">
        <w:t>elkészítése</w:t>
      </w:r>
      <w:r>
        <w:t xml:space="preserve"> el</w:t>
      </w:r>
      <w:ins w:id="391" w:author="János Dusa" w:date="2022-05-21T14:22:00Z">
        <w:r w:rsidR="00A9416A">
          <w:t>ő</w:t>
        </w:r>
      </w:ins>
      <w:del w:id="392" w:author="János Dusa" w:date="2022-05-21T14:22:00Z">
        <w:r w:rsidDel="00A9416A">
          <w:delText>ö</w:delText>
        </w:r>
      </w:del>
      <w:r>
        <w:t xml:space="preserve">tt </w:t>
      </w:r>
      <w:r w:rsidR="00AD75D7">
        <w:t>kinyomtatásra került</w:t>
      </w:r>
      <w:r w:rsidR="00EA7CA1">
        <w:t xml:space="preserve"> egy lábnyi alkatrész</w:t>
      </w:r>
      <w:del w:id="393" w:author="János Dusa" w:date="2022-05-21T14:23:00Z">
        <w:r w:rsidR="00EA7CA1" w:rsidDel="00A9416A">
          <w:delText>,</w:delText>
        </w:r>
      </w:del>
      <w:r w:rsidR="00EA7CA1">
        <w:t xml:space="preserve"> tesztelés céljából. </w:t>
      </w:r>
      <w:r w:rsidR="00EC3532">
        <w:t xml:space="preserve">A teszt alkatrészek összeszerelése során egy fő probléma lépett fel, </w:t>
      </w:r>
      <w:r w:rsidR="00EA257F"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C33D96">
        <w:rPr>
          <w:noProof/>
        </w:rPr>
        <w:t>10</w:t>
      </w:r>
      <w:r w:rsidR="00C33D96">
        <w:t>. ábra</w:t>
      </w:r>
      <w:r w:rsidR="00572A2B">
        <w:fldChar w:fldCharType="end"/>
      </w:r>
      <w:ins w:id="394" w:author="János Dusa" w:date="2022-05-21T14:24:00Z">
        <w:r w:rsidR="00A9416A">
          <w:t xml:space="preserve"> által bemutatott</w:t>
        </w:r>
      </w:ins>
      <w:del w:id="395" w:author="János Dusa" w:date="2022-05-21T14:24:00Z">
        <w:r w:rsidR="00572A2B" w:rsidDel="00A9416A">
          <w:delText xml:space="preserve"> látható</w:delText>
        </w:r>
      </w:del>
      <w:r w:rsidR="00572A2B">
        <w:t xml:space="preserve"> elem két szárát túlzottan szét kellet feszíteni</w:t>
      </w:r>
      <w:r w:rsidR="00AD75D7">
        <w:t>.</w:t>
      </w:r>
      <w:r w:rsidR="00572A2B">
        <w:t xml:space="preserve"> </w:t>
      </w:r>
      <w:r w:rsidR="00AD75D7">
        <w:t>A</w:t>
      </w:r>
      <w:r w:rsidR="00572A2B">
        <w:t xml:space="preserve"> végleges </w:t>
      </w:r>
      <w:r w:rsidR="006B4569">
        <w:t>terv</w:t>
      </w:r>
      <w:ins w:id="396" w:author="János Dusa" w:date="2022-05-21T14:24:00Z">
        <w:r w:rsidR="00A9416A">
          <w:t>nél</w:t>
        </w:r>
      </w:ins>
      <w:del w:id="397" w:author="János Dusa" w:date="2022-05-21T14:24:00Z">
        <w:r w:rsidR="006B4569" w:rsidDel="00A9416A">
          <w:delText>hez</w:delText>
        </w:r>
      </w:del>
      <w:r w:rsidR="006B4569">
        <w:t xml:space="preserve"> a képen is látható bevágás</w:t>
      </w:r>
      <w:ins w:id="398" w:author="János Dusa" w:date="2022-05-21T14:25:00Z">
        <w:r w:rsidR="00A9416A">
          <w:t>oka</w:t>
        </w:r>
      </w:ins>
      <w:r w:rsidR="006B4569">
        <w:t xml:space="preserve">t </w:t>
      </w:r>
      <w:ins w:id="399" w:author="János Dusa" w:date="2022-05-21T14:24:00Z">
        <w:r w:rsidR="00A9416A">
          <w:t>alkalmaztam</w:t>
        </w:r>
      </w:ins>
      <w:del w:id="400" w:author="János Dusa" w:date="2022-05-21T14:24:00Z">
        <w:r w:rsidR="006B4569" w:rsidDel="00A9416A">
          <w:delText>adtam</w:delText>
        </w:r>
      </w:del>
      <w:del w:id="401" w:author="János Dusa" w:date="2022-05-21T14:25:00Z">
        <w:r w:rsidR="00AD75D7" w:rsidDel="00A9416A">
          <w:delText>,</w:delText>
        </w:r>
      </w:del>
      <w:r w:rsidR="00AD75D7">
        <w:t xml:space="preserve"> az összeszerelés megkönnyítése érdekében</w:t>
      </w:r>
      <w:r w:rsidR="0080639D">
        <w:t>. A bevágás mellett megnagyobbítottam a távolságot a két szár között</w:t>
      </w:r>
      <w:ins w:id="402" w:author="János Dusa" w:date="2022-05-21T14:25:00Z">
        <w:r w:rsidR="00A9416A">
          <w:t>,</w:t>
        </w:r>
      </w:ins>
      <w:r w:rsidR="0080639D">
        <w:t xml:space="preserve"> ezzel is elősegítve az összeszerelést, ez</w:t>
      </w:r>
      <w:ins w:id="403" w:author="János Dusa" w:date="2022-05-21T14:26:00Z">
        <w:r w:rsidR="00611BF3">
          <w:t xml:space="preserve"> így</w:t>
        </w:r>
      </w:ins>
      <w:r w:rsidR="0080639D">
        <w:t xml:space="preserve"> </w:t>
      </w:r>
      <w:r w:rsidR="00A50F43">
        <w:t>nem visz tengely</w:t>
      </w:r>
      <w:ins w:id="404" w:author="János Dusa" w:date="2022-05-21T14:26:00Z">
        <w:r w:rsidR="00611BF3">
          <w:t>irányú</w:t>
        </w:r>
      </w:ins>
      <w:del w:id="405" w:author="János Dusa" w:date="2022-05-21T14:26:00Z">
        <w:r w:rsidR="00A50F43" w:rsidDel="00611BF3">
          <w:delText xml:space="preserve"> menti</w:delText>
        </w:r>
      </w:del>
      <w:r w:rsidR="00A50F43">
        <w:t xml:space="preserve"> mozgást a csuklóba, mert a szervokarok felhelyez</w:t>
      </w:r>
      <w:r w:rsidR="00E9514D">
        <w:t xml:space="preserve">ésekor </w:t>
      </w:r>
      <w:ins w:id="406" w:author="János Dusa" w:date="2022-05-21T14:26:00Z">
        <w:r w:rsidR="00611BF3">
          <w:t xml:space="preserve">csupán </w:t>
        </w:r>
      </w:ins>
      <w:r w:rsidR="00E9514D">
        <w:t xml:space="preserve">az egyik oldalra húzza </w:t>
      </w:r>
      <w:ins w:id="407" w:author="János Dusa" w:date="2022-05-21T14:26:00Z">
        <w:r w:rsidR="00611BF3">
          <w:t xml:space="preserve">magát </w:t>
        </w:r>
      </w:ins>
      <w:r w:rsidR="00E9514D">
        <w:t>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8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08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09" w:name="_Toc103991206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09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10"/>
      <w:r w:rsidR="005777C9">
        <w:t>ROS</w:t>
      </w:r>
      <w:commentRangeEnd w:id="410"/>
      <w:r w:rsidR="0050564C">
        <w:rPr>
          <w:rStyle w:val="Jegyzethivatkozs"/>
        </w:rPr>
        <w:commentReference w:id="410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11"/>
      <w:r w:rsidR="008D2E24" w:rsidRPr="008D2E24">
        <w:rPr>
          <w:color w:val="FF0000"/>
        </w:rPr>
        <w:t>XY</w:t>
      </w:r>
      <w:r w:rsidR="008D2E24">
        <w:t xml:space="preserve"> </w:t>
      </w:r>
      <w:commentRangeEnd w:id="411"/>
      <w:r w:rsidR="0050564C">
        <w:rPr>
          <w:rStyle w:val="Jegyzethivatkozs"/>
        </w:rPr>
        <w:commentReference w:id="411"/>
      </w:r>
      <w:r w:rsidR="008D2E24">
        <w:t>pontban térek ki részletesebben</w:t>
      </w:r>
      <w:r w:rsidR="00E16169">
        <w:t xml:space="preserve">. </w:t>
      </w:r>
      <w:commentRangeStart w:id="412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>két paramétert vár, a cél pozíció koordinátait a robot koordináta</w:t>
      </w:r>
      <w:del w:id="413" w:author="János Dusa" w:date="2022-05-21T13:51:00Z">
        <w:r w:rsidR="00975061" w:rsidDel="00BB5998">
          <w:delText xml:space="preserve"> </w:delText>
        </w:r>
      </w:del>
      <w:r w:rsidR="00975061">
        <w:t xml:space="preserve">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12"/>
      <w:r w:rsidR="00096618">
        <w:rPr>
          <w:rStyle w:val="Jegyzethivatkozs"/>
        </w:rPr>
        <w:commentReference w:id="412"/>
      </w:r>
      <w:commentRangeStart w:id="414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14"/>
      <w:r w:rsidR="008A51E5">
        <w:rPr>
          <w:rStyle w:val="Jegyzethivatkozs"/>
        </w:rPr>
        <w:commentReference w:id="414"/>
      </w:r>
    </w:p>
    <w:p w14:paraId="2633E6EA" w14:textId="1AB21A60" w:rsidR="00FF6EDF" w:rsidRDefault="00FF6EDF" w:rsidP="00FF6EDF">
      <w:pPr>
        <w:pStyle w:val="Cmsor2"/>
      </w:pPr>
      <w:bookmarkStart w:id="415" w:name="_Toc103991207"/>
      <w:r>
        <w:t xml:space="preserve">Láb elérési </w:t>
      </w:r>
      <w:r w:rsidR="0083743D">
        <w:t>tartománya</w:t>
      </w:r>
      <w:bookmarkEnd w:id="415"/>
    </w:p>
    <w:p w14:paraId="7E407173" w14:textId="7624A8BB" w:rsidR="00DB1924" w:rsidRDefault="008F0BD3" w:rsidP="00DB1924">
      <w:commentRangeStart w:id="416"/>
      <w:r>
        <w:t xml:space="preserve">A mozgási algoritmus </w:t>
      </w:r>
      <w:r w:rsidR="00D35942">
        <w:t>elkészítése el</w:t>
      </w:r>
      <w:ins w:id="417" w:author="János Dusa" w:date="2022-05-21T14:23:00Z">
        <w:r w:rsidR="00A9416A">
          <w:t>ő</w:t>
        </w:r>
      </w:ins>
      <w:del w:id="418" w:author="János Dusa" w:date="2022-05-21T14:23:00Z">
        <w:r w:rsidR="00D35942" w:rsidDel="00A9416A">
          <w:delText>ö</w:delText>
        </w:r>
      </w:del>
      <w:r w:rsidR="00D35942">
        <w:t xml:space="preserve">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419"/>
      <w:r w:rsidR="00D84C7E">
        <w:t xml:space="preserve"> </w:t>
      </w:r>
      <w:commentRangeEnd w:id="419"/>
      <w:r w:rsidR="00D84C7E">
        <w:rPr>
          <w:rStyle w:val="Jegyzethivatkozs"/>
        </w:rPr>
        <w:commentReference w:id="419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416"/>
      <w:r w:rsidR="004941C3">
        <w:rPr>
          <w:rStyle w:val="Jegyzethivatkozs"/>
        </w:rPr>
        <w:commentReference w:id="416"/>
      </w:r>
    </w:p>
    <w:p w14:paraId="31C6AC86" w14:textId="1F9FBE4D" w:rsidR="00AA344F" w:rsidRDefault="00AA344F" w:rsidP="00AA344F">
      <w:pPr>
        <w:pStyle w:val="Cmsor3"/>
      </w:pPr>
      <w:bookmarkStart w:id="420" w:name="_Az_elérési_tartomány"/>
      <w:bookmarkStart w:id="421" w:name="_Ref103162995"/>
      <w:bookmarkStart w:id="422" w:name="_Ref103164328"/>
      <w:bookmarkStart w:id="423" w:name="_Toc103991208"/>
      <w:bookmarkEnd w:id="420"/>
      <w:r>
        <w:t>Az elérési tartomány</w:t>
      </w:r>
      <w:bookmarkEnd w:id="421"/>
      <w:bookmarkEnd w:id="422"/>
      <w:bookmarkEnd w:id="423"/>
    </w:p>
    <w:p w14:paraId="516A90E2" w14:textId="1C16E829" w:rsidR="00817AD6" w:rsidRPr="00252E1C" w:rsidRDefault="004941C3" w:rsidP="004941C3">
      <w:commentRangeStart w:id="424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</w:t>
      </w:r>
      <w:del w:id="425" w:author="János Dusa" w:date="2022-05-21T13:52:00Z">
        <w:r w:rsidR="00E34D27" w:rsidDel="00BB5998">
          <w:delText xml:space="preserve"> </w:delText>
        </w:r>
      </w:del>
      <w:r w:rsidR="00E34D27">
        <w:t xml:space="preserve">rendszere úgy épül fel, hogy a robot testének középpontja az origó és a négy láb a négy síknegyeden helyezkedik el. </w:t>
      </w:r>
      <w:commentRangeStart w:id="426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424"/>
      <w:r w:rsidR="00252E1C">
        <w:rPr>
          <w:rStyle w:val="Jegyzethivatkozs"/>
        </w:rPr>
        <w:commentReference w:id="424"/>
      </w:r>
      <w:commentRangeEnd w:id="426"/>
      <w:r w:rsidR="00252E1C">
        <w:rPr>
          <w:rStyle w:val="Jegyzethivatkozs"/>
        </w:rPr>
        <w:commentReference w:id="426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427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427"/>
      <w:r w:rsidR="00B610BB">
        <w:rPr>
          <w:rStyle w:val="Jegyzethivatkozs"/>
        </w:rPr>
        <w:commentReference w:id="427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428" w:name="_Toc103991209"/>
      <w:r>
        <w:t>Láb pályája</w:t>
      </w:r>
      <w:bookmarkEnd w:id="428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429" w:name="_Ref103208144"/>
      <w:bookmarkStart w:id="430" w:name="_Toc103991210"/>
      <w:r>
        <w:t>Elérési tartomány középpontja</w:t>
      </w:r>
      <w:bookmarkEnd w:id="429"/>
      <w:bookmarkEnd w:id="430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431"/>
      <w:r>
        <w:rPr>
          <w:color w:val="FF0000"/>
        </w:rPr>
        <w:t>képletet beszúrni erről</w:t>
      </w:r>
      <w:commentRangeEnd w:id="431"/>
      <w:r w:rsidR="00D01138">
        <w:rPr>
          <w:rStyle w:val="Jegyzethivatkozs"/>
        </w:rPr>
        <w:commentReference w:id="431"/>
      </w:r>
    </w:p>
    <w:p w14:paraId="02BE47DD" w14:textId="7B33A54B" w:rsidR="00D15A1F" w:rsidRPr="00D15A1F" w:rsidRDefault="00DB1924" w:rsidP="00125D5D">
      <w:commentRangeStart w:id="432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432"/>
      <w:r w:rsidR="00D01138">
        <w:rPr>
          <w:rStyle w:val="Jegyzethivatkozs"/>
        </w:rPr>
        <w:commentReference w:id="432"/>
      </w:r>
    </w:p>
    <w:p w14:paraId="3C46988D" w14:textId="58D7AC7F" w:rsidR="00AA344F" w:rsidRDefault="00AA344F" w:rsidP="00AA344F">
      <w:pPr>
        <w:pStyle w:val="Cmsor3"/>
      </w:pPr>
      <w:bookmarkStart w:id="433" w:name="_Ref103164340"/>
      <w:bookmarkStart w:id="434" w:name="_Toc103991211"/>
      <w:commentRangeStart w:id="435"/>
      <w:r>
        <w:lastRenderedPageBreak/>
        <w:t>Az elérési tartomány továbbfejlesztése</w:t>
      </w:r>
      <w:bookmarkEnd w:id="433"/>
      <w:commentRangeEnd w:id="435"/>
      <w:r w:rsidR="00125D5D">
        <w:rPr>
          <w:rStyle w:val="Jegyzethivatkozs"/>
          <w:rFonts w:cs="Times New Roman"/>
          <w:b w:val="0"/>
          <w:bCs w:val="0"/>
        </w:rPr>
        <w:commentReference w:id="435"/>
      </w:r>
      <w:bookmarkEnd w:id="434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436" w:name="_Ref103208882"/>
      <w:bookmarkStart w:id="437" w:name="_Ref103257635"/>
      <w:bookmarkStart w:id="438" w:name="_Ref103453417"/>
      <w:bookmarkStart w:id="439" w:name="_Toc103991212"/>
      <w:r>
        <w:t>Maximális</w:t>
      </w:r>
      <w:r w:rsidR="0036329D">
        <w:t xml:space="preserve"> lépéstávolság</w:t>
      </w:r>
      <w:bookmarkEnd w:id="436"/>
      <w:bookmarkEnd w:id="437"/>
      <w:bookmarkEnd w:id="438"/>
      <w:bookmarkEnd w:id="439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440" w:name="_Ref103210450"/>
      <w:bookmarkStart w:id="441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440"/>
      <w:bookmarkEnd w:id="441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442" w:name="_Toc103991214"/>
      <w:commentRangeStart w:id="443"/>
      <w:r>
        <w:t>Lépéstávolság</w:t>
      </w:r>
      <w:commentRangeEnd w:id="443"/>
      <w:r w:rsidR="00405EF6">
        <w:rPr>
          <w:rStyle w:val="Jegyzethivatkozs"/>
          <w:rFonts w:cs="Times New Roman"/>
          <w:b w:val="0"/>
          <w:bCs w:val="0"/>
        </w:rPr>
        <w:commentReference w:id="443"/>
      </w:r>
      <w:bookmarkEnd w:id="442"/>
    </w:p>
    <w:p w14:paraId="70C57532" w14:textId="6E807607" w:rsidR="00BA0331" w:rsidRDefault="00405EF6" w:rsidP="00F93858">
      <w:r>
        <w:t xml:space="preserve">A </w:t>
      </w:r>
      <w:r w:rsidR="001377FA">
        <w:t>maximális lépéstávolság kiszámítása el</w:t>
      </w:r>
      <w:ins w:id="444" w:author="János Dusa" w:date="2022-05-21T14:23:00Z">
        <w:r w:rsidR="00A9416A">
          <w:t>ő</w:t>
        </w:r>
      </w:ins>
      <w:del w:id="445" w:author="János Dusa" w:date="2022-05-21T14:23:00Z">
        <w:r w:rsidR="001377FA" w:rsidDel="00A9416A">
          <w:delText>ö</w:delText>
        </w:r>
      </w:del>
      <w:r w:rsidR="001377FA">
        <w:t xml:space="preserve">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446"/>
      <w:r w:rsidR="001377FA">
        <w:t>két pont</w:t>
      </w:r>
      <w:commentRangeEnd w:id="446"/>
      <w:r w:rsidR="001377FA">
        <w:rPr>
          <w:rStyle w:val="Jegyzethivatkozs"/>
        </w:rPr>
        <w:commentReference w:id="44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447" w:name="_Toc103991215"/>
      <w:r>
        <w:t>Lépéstávolság kiszámolása a teljes távolság függvényében</w:t>
      </w:r>
      <w:bookmarkEnd w:id="447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448" w:name="_Toc103991216"/>
      <w:r>
        <w:t>Lépéssorrend kiválasztása mozgásirány függvényében</w:t>
      </w:r>
      <w:bookmarkEnd w:id="448"/>
    </w:p>
    <w:p w14:paraId="16CB3089" w14:textId="2BEC9A9B" w:rsidR="004D5A3D" w:rsidRPr="004D5A3D" w:rsidRDefault="004D5A3D" w:rsidP="004D5A3D">
      <w:pPr>
        <w:pStyle w:val="Cmsor3"/>
      </w:pPr>
      <w:bookmarkStart w:id="449" w:name="_Toc103991217"/>
      <w:r>
        <w:t>Kritikus szög</w:t>
      </w:r>
      <w:bookmarkEnd w:id="449"/>
    </w:p>
    <w:p w14:paraId="313B731E" w14:textId="6DB3C60D" w:rsidR="00AE4DAD" w:rsidRPr="00AE4DAD" w:rsidRDefault="00E6174E" w:rsidP="00D84C7E">
      <w:pPr>
        <w:pStyle w:val="Cmsor2"/>
      </w:pPr>
      <w:bookmarkStart w:id="450" w:name="_Toc103991218"/>
      <w:r>
        <w:t>Láb új pozíciójának kiválasztása</w:t>
      </w:r>
      <w:bookmarkEnd w:id="45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451" w:name="_Toc103991219"/>
      <w:r>
        <w:t>A mozgási algoritmus hibái</w:t>
      </w:r>
      <w:bookmarkEnd w:id="45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452" w:name="_Ref103721153"/>
      <w:bookmarkStart w:id="453" w:name="_Toc103991220"/>
      <w:r>
        <w:lastRenderedPageBreak/>
        <w:t>Szimuláció</w:t>
      </w:r>
      <w:bookmarkEnd w:id="452"/>
      <w:bookmarkEnd w:id="453"/>
    </w:p>
    <w:p w14:paraId="711711E7" w14:textId="77256B3D" w:rsidR="00FB0389" w:rsidRDefault="00FB0389" w:rsidP="00FB0389">
      <w:pPr>
        <w:pStyle w:val="Cmsor2"/>
      </w:pPr>
      <w:bookmarkStart w:id="454" w:name="_Ref103721234"/>
      <w:bookmarkStart w:id="455" w:name="_Toc103991221"/>
      <w:r>
        <w:t>Modell betöltése a szimulációba</w:t>
      </w:r>
      <w:bookmarkEnd w:id="454"/>
      <w:bookmarkEnd w:id="455"/>
    </w:p>
    <w:p w14:paraId="71900981" w14:textId="335AF299" w:rsidR="00FB0389" w:rsidRPr="00FB0389" w:rsidRDefault="00FB0389" w:rsidP="00FB0389">
      <w:pPr>
        <w:pStyle w:val="Cmsor2"/>
      </w:pPr>
      <w:bookmarkStart w:id="456" w:name="_Toc103991222"/>
      <w:r>
        <w:t>Algoritmus tervezése szimulációban</w:t>
      </w:r>
      <w:bookmarkEnd w:id="456"/>
    </w:p>
    <w:p w14:paraId="14BC4475" w14:textId="53BF7D3E" w:rsidR="006F655F" w:rsidRDefault="006F655F" w:rsidP="006F655F">
      <w:pPr>
        <w:pStyle w:val="Cmsor1"/>
      </w:pPr>
      <w:bookmarkStart w:id="457" w:name="_Toc103991223"/>
      <w:r>
        <w:lastRenderedPageBreak/>
        <w:t>Áttérés fizikai robotra</w:t>
      </w:r>
      <w:bookmarkEnd w:id="457"/>
    </w:p>
    <w:p w14:paraId="74348D82" w14:textId="2A2C4B13" w:rsidR="003B3BBC" w:rsidRDefault="003B3BBC" w:rsidP="003B3BBC">
      <w:pPr>
        <w:pStyle w:val="Cmsor2"/>
      </w:pPr>
      <w:bookmarkStart w:id="458" w:name="_Toc103991224"/>
      <w:r>
        <w:t>Robot kalibrálása</w:t>
      </w:r>
      <w:bookmarkEnd w:id="458"/>
    </w:p>
    <w:p w14:paraId="0048DCD7" w14:textId="5EC6A449" w:rsidR="00C43DB9" w:rsidRPr="00C43DB9" w:rsidRDefault="00C43DB9" w:rsidP="00C43DB9">
      <w:r>
        <w:t>A robot által használt motorokra hivatkozni</w:t>
      </w:r>
    </w:p>
    <w:p w14:paraId="5E2DE117" w14:textId="4DEDCC82" w:rsidR="00225F65" w:rsidRDefault="00224E29" w:rsidP="00224E29">
      <w:pPr>
        <w:pStyle w:val="Cmsor1"/>
      </w:pPr>
      <w:bookmarkStart w:id="459" w:name="_Toc103991225"/>
      <w:r>
        <w:lastRenderedPageBreak/>
        <w:t>Fejlesztési lehetőségek</w:t>
      </w:r>
      <w:bookmarkEnd w:id="459"/>
    </w:p>
    <w:p w14:paraId="62D2B999" w14:textId="3D2C754D" w:rsidR="00224E29" w:rsidRPr="00224E29" w:rsidRDefault="00224E29" w:rsidP="00224E29">
      <w:pPr>
        <w:pStyle w:val="Cmsor2"/>
      </w:pPr>
      <w:bookmarkStart w:id="460" w:name="_Toc103991226"/>
      <w:r>
        <w:t>Kanyarodás megvalósítása</w:t>
      </w:r>
      <w:bookmarkEnd w:id="460"/>
    </w:p>
    <w:bookmarkStart w:id="461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461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3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5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6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7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8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9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85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186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20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r>
        <w:t xml:space="preserve">Szűkíteni ha </w:t>
      </w:r>
      <w:r w:rsidR="007C373F">
        <w:t>külön bekezdést kap</w:t>
      </w:r>
    </w:p>
  </w:comment>
  <w:comment w:id="231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52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291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r>
        <w:t>Idéglenes, Készül az új</w:t>
      </w:r>
    </w:p>
  </w:comment>
  <w:comment w:id="345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62" w:author="Sándor Komáromi" w:date="2022-05-18T13:54:00Z" w:initials="SK">
    <w:p w14:paraId="3ED92CE7" w14:textId="7A7BCE7A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10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11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12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14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419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416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424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426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427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431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432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435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443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44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F1B4A9" w15:done="1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3280E6" w16cex:dateUtc="2022-05-20T19:0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F1B4A9" w16cid:durableId="263280E6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6DD25" w14:textId="77777777" w:rsidR="00B044E8" w:rsidRDefault="00B044E8">
      <w:r>
        <w:separator/>
      </w:r>
    </w:p>
  </w:endnote>
  <w:endnote w:type="continuationSeparator" w:id="0">
    <w:p w14:paraId="5C2F717F" w14:textId="77777777" w:rsidR="00B044E8" w:rsidRDefault="00B04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E19D7" w14:textId="77777777" w:rsidR="00B044E8" w:rsidRDefault="00B044E8">
      <w:r>
        <w:separator/>
      </w:r>
    </w:p>
  </w:footnote>
  <w:footnote w:type="continuationSeparator" w:id="0">
    <w:p w14:paraId="3A5858AB" w14:textId="77777777" w:rsidR="00B044E8" w:rsidRDefault="00B044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ános Dusa">
    <w15:presenceInfo w15:providerId="Windows Live" w15:userId="5b3f0fbcd844ad49"/>
  </w15:person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56E85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5D77"/>
    <w:rsid w:val="00125D5D"/>
    <w:rsid w:val="001278B7"/>
    <w:rsid w:val="001341F4"/>
    <w:rsid w:val="00134B9C"/>
    <w:rsid w:val="001377FA"/>
    <w:rsid w:val="00142143"/>
    <w:rsid w:val="00144A83"/>
    <w:rsid w:val="00144EBD"/>
    <w:rsid w:val="001522F2"/>
    <w:rsid w:val="00153800"/>
    <w:rsid w:val="001575AD"/>
    <w:rsid w:val="00164F0B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1209"/>
    <w:rsid w:val="002D2C06"/>
    <w:rsid w:val="002D3031"/>
    <w:rsid w:val="002D6BCD"/>
    <w:rsid w:val="002D7DA9"/>
    <w:rsid w:val="002E1D2A"/>
    <w:rsid w:val="002E267B"/>
    <w:rsid w:val="002E7E3F"/>
    <w:rsid w:val="002F0CAC"/>
    <w:rsid w:val="003027DD"/>
    <w:rsid w:val="00302BB3"/>
    <w:rsid w:val="00303CD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7CEE"/>
    <w:rsid w:val="0036329D"/>
    <w:rsid w:val="003676ED"/>
    <w:rsid w:val="0037381F"/>
    <w:rsid w:val="00375D74"/>
    <w:rsid w:val="00380372"/>
    <w:rsid w:val="00381BF3"/>
    <w:rsid w:val="00383377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438F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B758E"/>
    <w:rsid w:val="004C2D1D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2C3"/>
    <w:rsid w:val="005125E5"/>
    <w:rsid w:val="0051604A"/>
    <w:rsid w:val="00526A1B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34CB"/>
    <w:rsid w:val="005636E0"/>
    <w:rsid w:val="00565173"/>
    <w:rsid w:val="00566040"/>
    <w:rsid w:val="00570D18"/>
    <w:rsid w:val="00572A2B"/>
    <w:rsid w:val="005758F4"/>
    <w:rsid w:val="00576495"/>
    <w:rsid w:val="005777C9"/>
    <w:rsid w:val="00593B70"/>
    <w:rsid w:val="005A45E5"/>
    <w:rsid w:val="005B19FF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1BF3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579"/>
    <w:rsid w:val="006459E6"/>
    <w:rsid w:val="00647B53"/>
    <w:rsid w:val="00650836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D18C4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056BD"/>
    <w:rsid w:val="00711375"/>
    <w:rsid w:val="00714D2E"/>
    <w:rsid w:val="00724679"/>
    <w:rsid w:val="00730B3C"/>
    <w:rsid w:val="00731501"/>
    <w:rsid w:val="00731F06"/>
    <w:rsid w:val="00737560"/>
    <w:rsid w:val="007375F0"/>
    <w:rsid w:val="00746DA6"/>
    <w:rsid w:val="007502E4"/>
    <w:rsid w:val="00756D62"/>
    <w:rsid w:val="0076676D"/>
    <w:rsid w:val="00772046"/>
    <w:rsid w:val="007805B1"/>
    <w:rsid w:val="00787D50"/>
    <w:rsid w:val="0079423B"/>
    <w:rsid w:val="00794F5E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D6C0A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0B3F"/>
    <w:rsid w:val="0083743D"/>
    <w:rsid w:val="008400BB"/>
    <w:rsid w:val="00843159"/>
    <w:rsid w:val="008451EF"/>
    <w:rsid w:val="00850089"/>
    <w:rsid w:val="00851667"/>
    <w:rsid w:val="008518C8"/>
    <w:rsid w:val="00854BDC"/>
    <w:rsid w:val="0086471C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52C4"/>
    <w:rsid w:val="00916515"/>
    <w:rsid w:val="00916883"/>
    <w:rsid w:val="0092195E"/>
    <w:rsid w:val="009331C0"/>
    <w:rsid w:val="00934791"/>
    <w:rsid w:val="00940CB1"/>
    <w:rsid w:val="00940E1D"/>
    <w:rsid w:val="00945B77"/>
    <w:rsid w:val="00951407"/>
    <w:rsid w:val="00951F15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23E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22406"/>
    <w:rsid w:val="00A33609"/>
    <w:rsid w:val="00A34DC4"/>
    <w:rsid w:val="00A366EB"/>
    <w:rsid w:val="00A37EA3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416A"/>
    <w:rsid w:val="00A96664"/>
    <w:rsid w:val="00A9757F"/>
    <w:rsid w:val="00AA344F"/>
    <w:rsid w:val="00AA6D9C"/>
    <w:rsid w:val="00AA731B"/>
    <w:rsid w:val="00AB294E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44E8"/>
    <w:rsid w:val="00B077EA"/>
    <w:rsid w:val="00B13FD0"/>
    <w:rsid w:val="00B17499"/>
    <w:rsid w:val="00B2272C"/>
    <w:rsid w:val="00B252D4"/>
    <w:rsid w:val="00B4104A"/>
    <w:rsid w:val="00B42A1F"/>
    <w:rsid w:val="00B50CAA"/>
    <w:rsid w:val="00B50F82"/>
    <w:rsid w:val="00B542DA"/>
    <w:rsid w:val="00B55646"/>
    <w:rsid w:val="00B610BB"/>
    <w:rsid w:val="00B659B4"/>
    <w:rsid w:val="00B73F94"/>
    <w:rsid w:val="00B756E0"/>
    <w:rsid w:val="00B96880"/>
    <w:rsid w:val="00BA0331"/>
    <w:rsid w:val="00BA21D5"/>
    <w:rsid w:val="00BB1409"/>
    <w:rsid w:val="00BB162F"/>
    <w:rsid w:val="00BB5998"/>
    <w:rsid w:val="00BC1FE3"/>
    <w:rsid w:val="00BC5A30"/>
    <w:rsid w:val="00BD0C31"/>
    <w:rsid w:val="00BD1846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4703C"/>
    <w:rsid w:val="00C53F92"/>
    <w:rsid w:val="00C5734B"/>
    <w:rsid w:val="00C67770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CF2996"/>
    <w:rsid w:val="00D00E94"/>
    <w:rsid w:val="00D01138"/>
    <w:rsid w:val="00D013AB"/>
    <w:rsid w:val="00D07335"/>
    <w:rsid w:val="00D15A1F"/>
    <w:rsid w:val="00D1632F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34E1"/>
    <w:rsid w:val="00DE3E62"/>
    <w:rsid w:val="00DE5913"/>
    <w:rsid w:val="00DF50B6"/>
    <w:rsid w:val="00DF67BC"/>
    <w:rsid w:val="00DF6FEA"/>
    <w:rsid w:val="00E03AC2"/>
    <w:rsid w:val="00E06785"/>
    <w:rsid w:val="00E07EE4"/>
    <w:rsid w:val="00E16169"/>
    <w:rsid w:val="00E162AF"/>
    <w:rsid w:val="00E20536"/>
    <w:rsid w:val="00E267BF"/>
    <w:rsid w:val="00E30ED8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D61C7"/>
    <w:rsid w:val="00EE0423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47A93"/>
    <w:rsid w:val="00F51E89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57C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rsid w:val="00951F15"/>
    <w:pPr>
      <w:keepNext/>
      <w:pageBreakBefore/>
      <w:spacing w:after="640"/>
      <w:ind w:firstLine="0"/>
      <w:jc w:val="center"/>
      <w:pPrChange w:id="0" w:author="János Dusa" w:date="2022-05-21T13:49:00Z">
        <w:pPr>
          <w:keepNext/>
          <w:pageBreakBefore/>
          <w:spacing w:after="640" w:line="360" w:lineRule="auto"/>
          <w:jc w:val="center"/>
        </w:pPr>
      </w:pPrChange>
    </w:pPr>
    <w:rPr>
      <w:b/>
      <w:caps/>
      <w:sz w:val="36"/>
      <w:rPrChange w:id="0" w:author="János Dusa" w:date="2022-05-21T13:49:00Z">
        <w:rPr>
          <w:b/>
          <w:caps/>
          <w:sz w:val="36"/>
          <w:szCs w:val="24"/>
          <w:lang w:val="hu-HU" w:eastAsia="en-US" w:bidi="ar-SA"/>
        </w:rPr>
      </w:rPrChange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  <w:style w:type="paragraph" w:styleId="Vltozat">
    <w:name w:val="Revision"/>
    <w:hidden/>
    <w:uiPriority w:val="99"/>
    <w:semiHidden/>
    <w:rsid w:val="002E7E3F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7</b:RefOrder>
  </b:Source>
</b:Sources>
</file>

<file path=customXml/itemProps1.xml><?xml version="1.0" encoding="utf-8"?>
<ds:datastoreItem xmlns:ds="http://schemas.openxmlformats.org/officeDocument/2006/customXml" ds:itemID="{003B849F-77E7-4A18-AEF5-D543BA11C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</TotalTime>
  <Pages>27</Pages>
  <Words>5020</Words>
  <Characters>31834</Characters>
  <Application>Microsoft Office Word</Application>
  <DocSecurity>0</DocSecurity>
  <Lines>636</Lines>
  <Paragraphs>263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36591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2</cp:revision>
  <cp:lastPrinted>2022-05-20T20:07:00Z</cp:lastPrinted>
  <dcterms:created xsi:type="dcterms:W3CDTF">2022-05-21T12:30:00Z</dcterms:created>
  <dcterms:modified xsi:type="dcterms:W3CDTF">2022-05-21T12:30:00Z</dcterms:modified>
</cp:coreProperties>
</file>