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7D1155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030469CD" w:rsidR="004851C7" w:rsidRDefault="00AB35D1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11376A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603F69B2" w:rsidR="00630A92" w:rsidRDefault="00651157" w:rsidP="00630A92">
      <w:pPr>
        <w:pStyle w:val="Cmlapszerz"/>
      </w:pPr>
      <w:r>
        <w:t>Nagy Ákos</w:t>
      </w:r>
      <w:commentRangeStart w:id="2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2"/>
      <w:r w:rsidR="00630A92">
        <w:rPr>
          <w:rStyle w:val="Jegyzethivatkozs"/>
          <w:noProof w:val="0"/>
        </w:rPr>
        <w:commentReference w:id="2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6FAD47E2" w14:textId="1684B9B5" w:rsidR="0011376A" w:rsidRDefault="00730B3C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4453388" w:history="1">
        <w:r w:rsidR="0011376A" w:rsidRPr="00365063">
          <w:rPr>
            <w:rStyle w:val="Hiperhivatkozs"/>
            <w:noProof/>
          </w:rPr>
          <w:t>Összefoglaló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_Toc104453388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6</w:t>
        </w:r>
        <w:r w:rsidR="0011376A">
          <w:rPr>
            <w:noProof/>
            <w:webHidden/>
          </w:rPr>
          <w:fldChar w:fldCharType="end"/>
        </w:r>
      </w:hyperlink>
    </w:p>
    <w:p w14:paraId="65AB8E2E" w14:textId="61B24F80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89" w:history="1">
        <w:r w:rsidR="0011376A" w:rsidRPr="00365063">
          <w:rPr>
            <w:rStyle w:val="Hiperhivatkozs"/>
            <w:noProof/>
          </w:rPr>
          <w:t>Abstract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_Toc104453389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7</w:t>
        </w:r>
        <w:r w:rsidR="0011376A">
          <w:rPr>
            <w:noProof/>
            <w:webHidden/>
          </w:rPr>
          <w:fldChar w:fldCharType="end"/>
        </w:r>
      </w:hyperlink>
    </w:p>
    <w:p w14:paraId="017A55E7" w14:textId="312FD34C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0" w:history="1">
        <w:r w:rsidR="0011376A" w:rsidRPr="00365063">
          <w:rPr>
            <w:rStyle w:val="Hiperhivatkozs"/>
            <w:noProof/>
          </w:rPr>
          <w:t>1 Bevezetés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_Toc104453390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8</w:t>
        </w:r>
        <w:r w:rsidR="0011376A">
          <w:rPr>
            <w:noProof/>
            <w:webHidden/>
          </w:rPr>
          <w:fldChar w:fldCharType="end"/>
        </w:r>
      </w:hyperlink>
    </w:p>
    <w:p w14:paraId="4D3E3491" w14:textId="5983D844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1" w:history="1">
        <w:r w:rsidR="0011376A" w:rsidRPr="00365063">
          <w:rPr>
            <w:rStyle w:val="Hiperhivatkozs"/>
            <w:noProof/>
          </w:rPr>
          <w:t>1.1 Pókszerű járó robot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_Toc104453391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8</w:t>
        </w:r>
        <w:r w:rsidR="0011376A">
          <w:rPr>
            <w:noProof/>
            <w:webHidden/>
          </w:rPr>
          <w:fldChar w:fldCharType="end"/>
        </w:r>
      </w:hyperlink>
    </w:p>
    <w:p w14:paraId="66737A9D" w14:textId="75AEE09D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2" w:history="1">
        <w:r w:rsidR="0011376A" w:rsidRPr="00365063">
          <w:rPr>
            <w:rStyle w:val="Hiperhivatkozs"/>
            <w:noProof/>
          </w:rPr>
          <w:t>1.2 Új mechanikai modell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_Toc104453392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10</w:t>
        </w:r>
        <w:r w:rsidR="0011376A">
          <w:rPr>
            <w:noProof/>
            <w:webHidden/>
          </w:rPr>
          <w:fldChar w:fldCharType="end"/>
        </w:r>
      </w:hyperlink>
    </w:p>
    <w:p w14:paraId="7733B977" w14:textId="5040E920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3" w:history="1">
        <w:r w:rsidR="0011376A" w:rsidRPr="00365063">
          <w:rPr>
            <w:rStyle w:val="Hiperhivatkozs"/>
            <w:noProof/>
          </w:rPr>
          <w:t>1.3 Célkitűzések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_Toc104453393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11</w:t>
        </w:r>
        <w:r w:rsidR="0011376A">
          <w:rPr>
            <w:noProof/>
            <w:webHidden/>
          </w:rPr>
          <w:fldChar w:fldCharType="end"/>
        </w:r>
      </w:hyperlink>
    </w:p>
    <w:p w14:paraId="165F01AB" w14:textId="4B631AC3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4" w:history="1">
        <w:r w:rsidR="0011376A" w:rsidRPr="00365063">
          <w:rPr>
            <w:rStyle w:val="Hiperhivatkozs"/>
            <w:noProof/>
          </w:rPr>
          <w:t>2 Mechanikai megvalósítás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_Toc104453394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13</w:t>
        </w:r>
        <w:r w:rsidR="0011376A">
          <w:rPr>
            <w:noProof/>
            <w:webHidden/>
          </w:rPr>
          <w:fldChar w:fldCharType="end"/>
        </w:r>
      </w:hyperlink>
    </w:p>
    <w:p w14:paraId="55CFC547" w14:textId="29A0F098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5" w:history="1">
        <w:r w:rsidR="0011376A" w:rsidRPr="00365063">
          <w:rPr>
            <w:rStyle w:val="Hiperhivatkozs"/>
            <w:noProof/>
          </w:rPr>
          <w:t>2.1 Mechanikai paraméterek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_Toc104453395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13</w:t>
        </w:r>
        <w:r w:rsidR="0011376A">
          <w:rPr>
            <w:noProof/>
            <w:webHidden/>
          </w:rPr>
          <w:fldChar w:fldCharType="end"/>
        </w:r>
      </w:hyperlink>
    </w:p>
    <w:p w14:paraId="1ED00B90" w14:textId="383BE887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6" w:history="1">
        <w:r w:rsidR="0011376A" w:rsidRPr="00365063">
          <w:rPr>
            <w:rStyle w:val="Hiperhivatkozs"/>
            <w:noProof/>
          </w:rPr>
          <w:t>2.2 Nyomtatás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_Toc104453396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15</w:t>
        </w:r>
        <w:r w:rsidR="0011376A">
          <w:rPr>
            <w:noProof/>
            <w:webHidden/>
          </w:rPr>
          <w:fldChar w:fldCharType="end"/>
        </w:r>
      </w:hyperlink>
    </w:p>
    <w:p w14:paraId="2E5853D4" w14:textId="5FAD6AD8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7" w:history="1">
        <w:r w:rsidR="0011376A" w:rsidRPr="00365063">
          <w:rPr>
            <w:rStyle w:val="Hiperhivatkozs"/>
            <w:noProof/>
          </w:rPr>
          <w:t>2.2.1 Csavarok, betétek tesztelése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_Toc104453397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15</w:t>
        </w:r>
        <w:r w:rsidR="0011376A">
          <w:rPr>
            <w:noProof/>
            <w:webHidden/>
          </w:rPr>
          <w:fldChar w:fldCharType="end"/>
        </w:r>
      </w:hyperlink>
    </w:p>
    <w:p w14:paraId="0D94AE8E" w14:textId="4F4D0C2A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8" w:history="1">
        <w:r w:rsidR="0011376A" w:rsidRPr="00365063">
          <w:rPr>
            <w:rStyle w:val="Hiperhivatkozs"/>
            <w:noProof/>
          </w:rPr>
          <w:t>2.2.2 Alkatrész újra tervezés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_Toc104453398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17</w:t>
        </w:r>
        <w:r w:rsidR="0011376A">
          <w:rPr>
            <w:noProof/>
            <w:webHidden/>
          </w:rPr>
          <w:fldChar w:fldCharType="end"/>
        </w:r>
      </w:hyperlink>
    </w:p>
    <w:p w14:paraId="1BF93C74" w14:textId="0685CBD5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9" w:history="1">
        <w:r w:rsidR="0011376A" w:rsidRPr="00365063">
          <w:rPr>
            <w:rStyle w:val="Hiperhivatkozs"/>
            <w:noProof/>
          </w:rPr>
          <w:t>2.3 A fizikai robot megvalósításának értékelése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_Toc104453399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18</w:t>
        </w:r>
        <w:r w:rsidR="0011376A">
          <w:rPr>
            <w:noProof/>
            <w:webHidden/>
          </w:rPr>
          <w:fldChar w:fldCharType="end"/>
        </w:r>
      </w:hyperlink>
    </w:p>
    <w:p w14:paraId="4390F0D4" w14:textId="2FF7B18B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0" w:history="1">
        <w:r w:rsidR="0011376A" w:rsidRPr="00365063">
          <w:rPr>
            <w:rStyle w:val="Hiperhivatkozs"/>
            <w:noProof/>
          </w:rPr>
          <w:t>3 Omnidirekcionális járási algoritmus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_Toc104453400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19</w:t>
        </w:r>
        <w:r w:rsidR="0011376A">
          <w:rPr>
            <w:noProof/>
            <w:webHidden/>
          </w:rPr>
          <w:fldChar w:fldCharType="end"/>
        </w:r>
      </w:hyperlink>
    </w:p>
    <w:p w14:paraId="2A73C1D2" w14:textId="0530D79F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1" w:history="1">
        <w:r w:rsidR="0011376A" w:rsidRPr="00365063">
          <w:rPr>
            <w:rStyle w:val="Hiperhivatkozs"/>
            <w:noProof/>
          </w:rPr>
          <w:t>3.1 Láb elérési tartománya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_Toc104453401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20</w:t>
        </w:r>
        <w:r w:rsidR="0011376A">
          <w:rPr>
            <w:noProof/>
            <w:webHidden/>
          </w:rPr>
          <w:fldChar w:fldCharType="end"/>
        </w:r>
      </w:hyperlink>
    </w:p>
    <w:p w14:paraId="35DF4FBC" w14:textId="08FF7A6E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2" w:history="1">
        <w:r w:rsidR="0011376A" w:rsidRPr="00365063">
          <w:rPr>
            <w:rStyle w:val="Hiperhivatkozs"/>
            <w:noProof/>
          </w:rPr>
          <w:t>3.1.1 Az elérési tartomány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_Toc104453402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20</w:t>
        </w:r>
        <w:r w:rsidR="0011376A">
          <w:rPr>
            <w:noProof/>
            <w:webHidden/>
          </w:rPr>
          <w:fldChar w:fldCharType="end"/>
        </w:r>
      </w:hyperlink>
    </w:p>
    <w:p w14:paraId="5302ACD9" w14:textId="24005089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3" w:history="1">
        <w:r w:rsidR="0011376A" w:rsidRPr="00365063">
          <w:rPr>
            <w:rStyle w:val="Hiperhivatkozs"/>
            <w:noProof/>
          </w:rPr>
          <w:t>3.1.2 Láb pályája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_Toc104453403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21</w:t>
        </w:r>
        <w:r w:rsidR="0011376A">
          <w:rPr>
            <w:noProof/>
            <w:webHidden/>
          </w:rPr>
          <w:fldChar w:fldCharType="end"/>
        </w:r>
      </w:hyperlink>
    </w:p>
    <w:p w14:paraId="28ADDA99" w14:textId="75DABAA0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4" w:history="1">
        <w:r w:rsidR="0011376A" w:rsidRPr="00365063">
          <w:rPr>
            <w:rStyle w:val="Hiperhivatkozs"/>
            <w:noProof/>
          </w:rPr>
          <w:t>3.1.3 Elérési tartomány középpontja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_Toc104453404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21</w:t>
        </w:r>
        <w:r w:rsidR="0011376A">
          <w:rPr>
            <w:noProof/>
            <w:webHidden/>
          </w:rPr>
          <w:fldChar w:fldCharType="end"/>
        </w:r>
      </w:hyperlink>
    </w:p>
    <w:p w14:paraId="30A7EA49" w14:textId="4A6F788C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5" w:history="1">
        <w:r w:rsidR="0011376A" w:rsidRPr="00365063">
          <w:rPr>
            <w:rStyle w:val="Hiperhivatkozs"/>
            <w:noProof/>
          </w:rPr>
          <w:t>3.1.4 Az elérési tartomány továbbfejlesztése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_Toc104453405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22</w:t>
        </w:r>
        <w:r w:rsidR="0011376A">
          <w:rPr>
            <w:noProof/>
            <w:webHidden/>
          </w:rPr>
          <w:fldChar w:fldCharType="end"/>
        </w:r>
      </w:hyperlink>
    </w:p>
    <w:p w14:paraId="34D3D008" w14:textId="3453DDBC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6" w:history="1">
        <w:r w:rsidR="0011376A" w:rsidRPr="00365063">
          <w:rPr>
            <w:rStyle w:val="Hiperhivatkozs"/>
            <w:noProof/>
          </w:rPr>
          <w:t>3.2 Maximális lépéstávolság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_Toc104453406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22</w:t>
        </w:r>
        <w:r w:rsidR="0011376A">
          <w:rPr>
            <w:noProof/>
            <w:webHidden/>
          </w:rPr>
          <w:fldChar w:fldCharType="end"/>
        </w:r>
      </w:hyperlink>
    </w:p>
    <w:p w14:paraId="3CE090C2" w14:textId="585ECDB4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7" w:history="1">
        <w:r w:rsidR="0011376A" w:rsidRPr="00365063">
          <w:rPr>
            <w:rStyle w:val="Hiperhivatkozs"/>
            <w:noProof/>
          </w:rPr>
          <w:t>3.2.1 Láb pályájának metszete a lépési tartománnyal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_Toc104453407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22</w:t>
        </w:r>
        <w:r w:rsidR="0011376A">
          <w:rPr>
            <w:noProof/>
            <w:webHidden/>
          </w:rPr>
          <w:fldChar w:fldCharType="end"/>
        </w:r>
      </w:hyperlink>
    </w:p>
    <w:p w14:paraId="0E1E31C1" w14:textId="6C824958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8" w:history="1">
        <w:r w:rsidR="0011376A" w:rsidRPr="00365063">
          <w:rPr>
            <w:rStyle w:val="Hiperhivatkozs"/>
            <w:noProof/>
          </w:rPr>
          <w:t>3.2.2 Lépéstávolság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_Toc104453408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23</w:t>
        </w:r>
        <w:r w:rsidR="0011376A">
          <w:rPr>
            <w:noProof/>
            <w:webHidden/>
          </w:rPr>
          <w:fldChar w:fldCharType="end"/>
        </w:r>
      </w:hyperlink>
    </w:p>
    <w:p w14:paraId="37677355" w14:textId="1EC98131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9" w:history="1">
        <w:r w:rsidR="0011376A" w:rsidRPr="00365063">
          <w:rPr>
            <w:rStyle w:val="Hiperhivatkozs"/>
            <w:noProof/>
          </w:rPr>
          <w:t>3.3 Lépéstávolság kiszámolása a teljes távolság függvényében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_Toc104453409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23</w:t>
        </w:r>
        <w:r w:rsidR="0011376A">
          <w:rPr>
            <w:noProof/>
            <w:webHidden/>
          </w:rPr>
          <w:fldChar w:fldCharType="end"/>
        </w:r>
      </w:hyperlink>
    </w:p>
    <w:p w14:paraId="16C062E4" w14:textId="1A44F88E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0" w:history="1">
        <w:r w:rsidR="0011376A" w:rsidRPr="00365063">
          <w:rPr>
            <w:rStyle w:val="Hiperhivatkozs"/>
            <w:noProof/>
          </w:rPr>
          <w:t>3.4 Lépéssorrend kiválasztása mozgásirány függvényében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_Toc104453410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24</w:t>
        </w:r>
        <w:r w:rsidR="0011376A">
          <w:rPr>
            <w:noProof/>
            <w:webHidden/>
          </w:rPr>
          <w:fldChar w:fldCharType="end"/>
        </w:r>
      </w:hyperlink>
    </w:p>
    <w:p w14:paraId="6D9E8497" w14:textId="1CBACE21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1" w:history="1">
        <w:r w:rsidR="0011376A" w:rsidRPr="00365063">
          <w:rPr>
            <w:rStyle w:val="Hiperhivatkozs"/>
            <w:noProof/>
          </w:rPr>
          <w:t>3.4.1 Kritikus szög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_Toc104453411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24</w:t>
        </w:r>
        <w:r w:rsidR="0011376A">
          <w:rPr>
            <w:noProof/>
            <w:webHidden/>
          </w:rPr>
          <w:fldChar w:fldCharType="end"/>
        </w:r>
      </w:hyperlink>
    </w:p>
    <w:p w14:paraId="755184CC" w14:textId="0EB3C305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2" w:history="1">
        <w:r w:rsidR="0011376A" w:rsidRPr="00365063">
          <w:rPr>
            <w:rStyle w:val="Hiperhivatkozs"/>
            <w:noProof/>
          </w:rPr>
          <w:t>3.5 Láb új pozíciójának kiválasztása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_Toc104453412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24</w:t>
        </w:r>
        <w:r w:rsidR="0011376A">
          <w:rPr>
            <w:noProof/>
            <w:webHidden/>
          </w:rPr>
          <w:fldChar w:fldCharType="end"/>
        </w:r>
      </w:hyperlink>
    </w:p>
    <w:p w14:paraId="53606E55" w14:textId="7485746F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3" w:history="1">
        <w:r w:rsidR="0011376A" w:rsidRPr="00365063">
          <w:rPr>
            <w:rStyle w:val="Hiperhivatkozs"/>
            <w:noProof/>
          </w:rPr>
          <w:t>3.6 A mozgási algoritmus hibái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_Toc104453413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24</w:t>
        </w:r>
        <w:r w:rsidR="0011376A">
          <w:rPr>
            <w:noProof/>
            <w:webHidden/>
          </w:rPr>
          <w:fldChar w:fldCharType="end"/>
        </w:r>
      </w:hyperlink>
    </w:p>
    <w:p w14:paraId="3575A632" w14:textId="001D2C94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4" w:history="1">
        <w:r w:rsidR="0011376A" w:rsidRPr="00365063">
          <w:rPr>
            <w:rStyle w:val="Hiperhivatkozs"/>
            <w:noProof/>
          </w:rPr>
          <w:t>4 Szimuláció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_Toc104453414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25</w:t>
        </w:r>
        <w:r w:rsidR="0011376A">
          <w:rPr>
            <w:noProof/>
            <w:webHidden/>
          </w:rPr>
          <w:fldChar w:fldCharType="end"/>
        </w:r>
      </w:hyperlink>
    </w:p>
    <w:p w14:paraId="7D75948B" w14:textId="58E24BC5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5" w:history="1">
        <w:r w:rsidR="0011376A" w:rsidRPr="00365063">
          <w:rPr>
            <w:rStyle w:val="Hiperhivatkozs"/>
            <w:noProof/>
          </w:rPr>
          <w:t>4.1 Szimulátor működése új paraméterekkel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_Toc104453415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25</w:t>
        </w:r>
        <w:r w:rsidR="0011376A">
          <w:rPr>
            <w:noProof/>
            <w:webHidden/>
          </w:rPr>
          <w:fldChar w:fldCharType="end"/>
        </w:r>
      </w:hyperlink>
    </w:p>
    <w:p w14:paraId="22D0842C" w14:textId="5C614958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6" w:history="1">
        <w:r w:rsidR="0011376A" w:rsidRPr="00365063">
          <w:rPr>
            <w:rStyle w:val="Hiperhivatkozs"/>
            <w:noProof/>
          </w:rPr>
          <w:t>4.1.1 Modell betöltése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_Toc104453416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25</w:t>
        </w:r>
        <w:r w:rsidR="0011376A">
          <w:rPr>
            <w:noProof/>
            <w:webHidden/>
          </w:rPr>
          <w:fldChar w:fldCharType="end"/>
        </w:r>
      </w:hyperlink>
    </w:p>
    <w:p w14:paraId="346B4036" w14:textId="1FB0C9FB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7" w:history="1">
        <w:r w:rsidR="0011376A" w:rsidRPr="00365063">
          <w:rPr>
            <w:rStyle w:val="Hiperhivatkozs"/>
            <w:noProof/>
          </w:rPr>
          <w:t>4.1.2 Modell paramétereinek kerekítési hibái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_Toc104453417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27</w:t>
        </w:r>
        <w:r w:rsidR="0011376A">
          <w:rPr>
            <w:noProof/>
            <w:webHidden/>
          </w:rPr>
          <w:fldChar w:fldCharType="end"/>
        </w:r>
      </w:hyperlink>
    </w:p>
    <w:p w14:paraId="118B2240" w14:textId="0E7615C5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8" w:history="1">
        <w:r w:rsidR="0011376A" w:rsidRPr="00365063">
          <w:rPr>
            <w:rStyle w:val="Hiperhivatkozs"/>
            <w:noProof/>
          </w:rPr>
          <w:t>4.2 Járási algoritmus tervezése szimulátorban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_Toc104453418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28</w:t>
        </w:r>
        <w:r w:rsidR="0011376A">
          <w:rPr>
            <w:noProof/>
            <w:webHidden/>
          </w:rPr>
          <w:fldChar w:fldCharType="end"/>
        </w:r>
      </w:hyperlink>
    </w:p>
    <w:p w14:paraId="21ADA16E" w14:textId="7C694A11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9" w:history="1">
        <w:r w:rsidR="0011376A" w:rsidRPr="00365063">
          <w:rPr>
            <w:rStyle w:val="Hiperhivatkozs"/>
            <w:noProof/>
          </w:rPr>
          <w:t>5 Áttérés fizikai robotra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_Toc104453419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29</w:t>
        </w:r>
        <w:r w:rsidR="0011376A">
          <w:rPr>
            <w:noProof/>
            <w:webHidden/>
          </w:rPr>
          <w:fldChar w:fldCharType="end"/>
        </w:r>
      </w:hyperlink>
    </w:p>
    <w:p w14:paraId="1D16CAEF" w14:textId="095133FA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0" w:history="1">
        <w:r w:rsidR="0011376A" w:rsidRPr="00365063">
          <w:rPr>
            <w:rStyle w:val="Hiperhivatkozs"/>
            <w:noProof/>
          </w:rPr>
          <w:t>5.1 Robot kalibrálása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_Toc104453420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29</w:t>
        </w:r>
        <w:r w:rsidR="0011376A">
          <w:rPr>
            <w:noProof/>
            <w:webHidden/>
          </w:rPr>
          <w:fldChar w:fldCharType="end"/>
        </w:r>
      </w:hyperlink>
    </w:p>
    <w:p w14:paraId="0E7401BA" w14:textId="36D6C2E4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1" w:history="1">
        <w:r w:rsidR="0011376A" w:rsidRPr="00365063">
          <w:rPr>
            <w:rStyle w:val="Hiperhivatkozs"/>
            <w:noProof/>
          </w:rPr>
          <w:t>5.1.1 Ofszet szögek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_Toc104453421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30</w:t>
        </w:r>
        <w:r w:rsidR="0011376A">
          <w:rPr>
            <w:noProof/>
            <w:webHidden/>
          </w:rPr>
          <w:fldChar w:fldCharType="end"/>
        </w:r>
      </w:hyperlink>
    </w:p>
    <w:p w14:paraId="1372FA50" w14:textId="37A83847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2" w:history="1">
        <w:r w:rsidR="0011376A" w:rsidRPr="00365063">
          <w:rPr>
            <w:rStyle w:val="Hiperhivatkozs"/>
            <w:noProof/>
          </w:rPr>
          <w:t>5.1.2 Motorok mozgási iránya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_Toc104453422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30</w:t>
        </w:r>
        <w:r w:rsidR="0011376A">
          <w:rPr>
            <w:noProof/>
            <w:webHidden/>
          </w:rPr>
          <w:fldChar w:fldCharType="end"/>
        </w:r>
      </w:hyperlink>
    </w:p>
    <w:p w14:paraId="3CF99C50" w14:textId="25CD4B69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3" w:history="1">
        <w:r w:rsidR="0011376A" w:rsidRPr="00365063">
          <w:rPr>
            <w:rStyle w:val="Hiperhivatkozs"/>
            <w:noProof/>
          </w:rPr>
          <w:t>5.1.3 Szervok beállítása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_Toc104453423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31</w:t>
        </w:r>
        <w:r w:rsidR="0011376A">
          <w:rPr>
            <w:noProof/>
            <w:webHidden/>
          </w:rPr>
          <w:fldChar w:fldCharType="end"/>
        </w:r>
      </w:hyperlink>
    </w:p>
    <w:p w14:paraId="4EEE8D51" w14:textId="0A9AAC9E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4" w:history="1">
        <w:r w:rsidR="0011376A" w:rsidRPr="00365063">
          <w:rPr>
            <w:rStyle w:val="Hiperhivatkozs"/>
            <w:noProof/>
          </w:rPr>
          <w:t>5.2 Algoritmus átültetése a fizikai robotra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_Toc104453424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32</w:t>
        </w:r>
        <w:r w:rsidR="0011376A">
          <w:rPr>
            <w:noProof/>
            <w:webHidden/>
          </w:rPr>
          <w:fldChar w:fldCharType="end"/>
        </w:r>
      </w:hyperlink>
    </w:p>
    <w:p w14:paraId="30B0379D" w14:textId="0E1D0B43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5" w:history="1">
        <w:r w:rsidR="0011376A" w:rsidRPr="00365063">
          <w:rPr>
            <w:rStyle w:val="Hiperhivatkozs"/>
            <w:noProof/>
          </w:rPr>
          <w:t>6 ROS interfész firmware oldalon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_Toc104453425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33</w:t>
        </w:r>
        <w:r w:rsidR="0011376A">
          <w:rPr>
            <w:noProof/>
            <w:webHidden/>
          </w:rPr>
          <w:fldChar w:fldCharType="end"/>
        </w:r>
      </w:hyperlink>
    </w:p>
    <w:p w14:paraId="73525E0B" w14:textId="58974F81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6" w:history="1">
        <w:r w:rsidR="0011376A" w:rsidRPr="00365063">
          <w:rPr>
            <w:rStyle w:val="Hiperhivatkozs"/>
            <w:noProof/>
          </w:rPr>
          <w:t>6.1 ROS message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_Toc104453426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33</w:t>
        </w:r>
        <w:r w:rsidR="0011376A">
          <w:rPr>
            <w:noProof/>
            <w:webHidden/>
          </w:rPr>
          <w:fldChar w:fldCharType="end"/>
        </w:r>
      </w:hyperlink>
    </w:p>
    <w:p w14:paraId="39EECE4C" w14:textId="795ADA48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7" w:history="1">
        <w:r w:rsidR="0011376A" w:rsidRPr="00365063">
          <w:rPr>
            <w:rStyle w:val="Hiperhivatkozs"/>
            <w:noProof/>
          </w:rPr>
          <w:t>6.1.1 Sebesség-szögsebesség alapú vezérlés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_Toc104453427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33</w:t>
        </w:r>
        <w:r w:rsidR="0011376A">
          <w:rPr>
            <w:noProof/>
            <w:webHidden/>
          </w:rPr>
          <w:fldChar w:fldCharType="end"/>
        </w:r>
      </w:hyperlink>
    </w:p>
    <w:p w14:paraId="196D0EA8" w14:textId="57F814BF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8" w:history="1">
        <w:r w:rsidR="0011376A" w:rsidRPr="00365063">
          <w:rPr>
            <w:rStyle w:val="Hiperhivatkozs"/>
            <w:noProof/>
          </w:rPr>
          <w:t>6.1.2 Pozíció-orientáció alapú vezérlés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_Toc104453428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34</w:t>
        </w:r>
        <w:r w:rsidR="0011376A">
          <w:rPr>
            <w:noProof/>
            <w:webHidden/>
          </w:rPr>
          <w:fldChar w:fldCharType="end"/>
        </w:r>
      </w:hyperlink>
    </w:p>
    <w:p w14:paraId="07D7FCBB" w14:textId="4EEF5A60" w:rsidR="0011376A" w:rsidRDefault="00AB35D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9" w:history="1">
        <w:r w:rsidR="0011376A" w:rsidRPr="00365063">
          <w:rPr>
            <w:rStyle w:val="Hiperhivatkozs"/>
            <w:noProof/>
          </w:rPr>
          <w:t>6.1.3 Konklúzió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_Toc104453429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34</w:t>
        </w:r>
        <w:r w:rsidR="0011376A">
          <w:rPr>
            <w:noProof/>
            <w:webHidden/>
          </w:rPr>
          <w:fldChar w:fldCharType="end"/>
        </w:r>
      </w:hyperlink>
    </w:p>
    <w:p w14:paraId="0407402B" w14:textId="42DD769C" w:rsidR="0011376A" w:rsidRDefault="00AB35D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30" w:history="1">
        <w:r w:rsidR="0011376A" w:rsidRPr="00365063">
          <w:rPr>
            <w:rStyle w:val="Hiperhivatkozs"/>
            <w:noProof/>
          </w:rPr>
          <w:t>6.2 interfész implementálása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_Toc104453430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34</w:t>
        </w:r>
        <w:r w:rsidR="0011376A">
          <w:rPr>
            <w:noProof/>
            <w:webHidden/>
          </w:rPr>
          <w:fldChar w:fldCharType="end"/>
        </w:r>
      </w:hyperlink>
    </w:p>
    <w:p w14:paraId="253567DF" w14:textId="40BD794D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31" w:history="1">
        <w:r w:rsidR="0011376A" w:rsidRPr="00365063">
          <w:rPr>
            <w:rStyle w:val="Hiperhivatkozs"/>
            <w:noProof/>
          </w:rPr>
          <w:t>7 ROS alapú vezérlés tesztelése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_Toc104453431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36</w:t>
        </w:r>
        <w:r w:rsidR="0011376A">
          <w:rPr>
            <w:noProof/>
            <w:webHidden/>
          </w:rPr>
          <w:fldChar w:fldCharType="end"/>
        </w:r>
      </w:hyperlink>
    </w:p>
    <w:p w14:paraId="0CDE9CF9" w14:textId="1697FF23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32" w:history="1">
        <w:r w:rsidR="0011376A" w:rsidRPr="00365063">
          <w:rPr>
            <w:rStyle w:val="Hiperhivatkozs"/>
            <w:noProof/>
          </w:rPr>
          <w:t>8 Fejlesztési lehetőségek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_Toc104453432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37</w:t>
        </w:r>
        <w:r w:rsidR="0011376A">
          <w:rPr>
            <w:noProof/>
            <w:webHidden/>
          </w:rPr>
          <w:fldChar w:fldCharType="end"/>
        </w:r>
      </w:hyperlink>
    </w:p>
    <w:p w14:paraId="5338B075" w14:textId="7E2E95C7" w:rsidR="0011376A" w:rsidRDefault="00AB35D1" w:rsidP="003C6887">
      <w:pPr>
        <w:pStyle w:val="TJ1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33" w:history="1">
        <w:r w:rsidR="0011376A" w:rsidRPr="00365063">
          <w:rPr>
            <w:rStyle w:val="Hiperhivatkozs"/>
            <w:noProof/>
          </w:rPr>
          <w:t>9 Irodalomjegyzék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_Toc104453433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38</w:t>
        </w:r>
        <w:r w:rsidR="0011376A">
          <w:rPr>
            <w:noProof/>
            <w:webHidden/>
          </w:rPr>
          <w:fldChar w:fldCharType="end"/>
        </w:r>
      </w:hyperlink>
    </w:p>
    <w:p w14:paraId="45012F29" w14:textId="40D65497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D5403D">
      <w:pPr>
        <w:pStyle w:val="Kpalrs"/>
      </w:pPr>
    </w:p>
    <w:p w14:paraId="624D007E" w14:textId="77777777" w:rsidR="00681E99" w:rsidRPr="00B50CAA" w:rsidRDefault="00681E99" w:rsidP="007D1155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3"/>
      <w:r>
        <w:t>szakdolgozatot</w:t>
      </w:r>
      <w:commentRangeEnd w:id="3"/>
      <w:r w:rsidR="00630A92">
        <w:rPr>
          <w:rStyle w:val="Jegyzethivatkozs"/>
        </w:rPr>
        <w:commentReference w:id="3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 xml:space="preserve">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4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4"/>
      <w:r w:rsidR="001808E4">
        <w:t>9</w:t>
      </w:r>
      <w:r w:rsidR="00630A92">
        <w:rPr>
          <w:rStyle w:val="Jegyzethivatkozs"/>
        </w:rPr>
        <w:commentReference w:id="4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5" w:name="_Toc104453388"/>
      <w:r w:rsidRPr="00B50CAA">
        <w:lastRenderedPageBreak/>
        <w:t>Összefoglaló</w:t>
      </w:r>
      <w:bookmarkEnd w:id="5"/>
    </w:p>
    <w:p w14:paraId="2E0E5560" w14:textId="77777777" w:rsidR="00630A92" w:rsidRDefault="00630A92" w:rsidP="00630A92">
      <w:commentRangeStart w:id="6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6"/>
      <w:r w:rsidR="005334AD">
        <w:rPr>
          <w:rStyle w:val="Jegyzethivatkozs"/>
        </w:rPr>
        <w:commentReference w:id="6"/>
      </w:r>
      <w:r w:rsidR="0003623B">
        <w:t xml:space="preserve">. </w:t>
      </w:r>
      <w:commentRangeStart w:id="7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7"/>
      <w:r w:rsidR="005334AD">
        <w:rPr>
          <w:rStyle w:val="Jegyzethivatkozs"/>
        </w:rPr>
        <w:commentReference w:id="7"/>
      </w:r>
    </w:p>
    <w:p w14:paraId="76EE1937" w14:textId="77777777" w:rsidR="0003623B" w:rsidRDefault="0003623B" w:rsidP="00630A92">
      <w:commentRangeStart w:id="8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8"/>
      <w:r w:rsidR="005334AD">
        <w:rPr>
          <w:rStyle w:val="Jegyzethivatkozs"/>
        </w:rPr>
        <w:commentReference w:id="8"/>
      </w:r>
      <w:r w:rsidR="005334AD">
        <w:t>,</w:t>
      </w:r>
      <w:commentRangeStart w:id="9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9"/>
      <w:r w:rsidR="005334AD">
        <w:rPr>
          <w:rStyle w:val="Jegyzethivatkozs"/>
        </w:rPr>
        <w:commentReference w:id="9"/>
      </w:r>
    </w:p>
    <w:p w14:paraId="274A4EEA" w14:textId="77777777" w:rsidR="005334AD" w:rsidRPr="00D23BFC" w:rsidRDefault="005334AD" w:rsidP="00630A92">
      <w:commentRangeStart w:id="10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10"/>
      <w:r>
        <w:rPr>
          <w:rStyle w:val="Jegyzethivatkozs"/>
        </w:rPr>
        <w:commentReference w:id="10"/>
      </w:r>
    </w:p>
    <w:p w14:paraId="68C22B44" w14:textId="77777777" w:rsidR="0063585C" w:rsidRDefault="0063585C" w:rsidP="00816BCB">
      <w:pPr>
        <w:pStyle w:val="Fejezetcimszmozsnlkl"/>
      </w:pPr>
      <w:bookmarkStart w:id="11" w:name="_Toc104453389"/>
      <w:r w:rsidRPr="00B50CAA">
        <w:lastRenderedPageBreak/>
        <w:t>Abstract</w:t>
      </w:r>
      <w:bookmarkEnd w:id="11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2" w:name="_Toc332797397"/>
      <w:bookmarkStart w:id="13" w:name="_Toc104453390"/>
      <w:r>
        <w:lastRenderedPageBreak/>
        <w:t>Bevezetés</w:t>
      </w:r>
      <w:bookmarkEnd w:id="12"/>
      <w:bookmarkEnd w:id="13"/>
    </w:p>
    <w:p w14:paraId="08F3EA07" w14:textId="3C42300B" w:rsidR="00E27E7A" w:rsidRDefault="00E27E7A" w:rsidP="006351BD">
      <w:bookmarkStart w:id="14" w:name="_Ref103596470"/>
      <w:bookmarkStart w:id="15" w:name="_Ref103596983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előre, hátra, oldalra, fel- és lelépkedni.</w:t>
      </w:r>
    </w:p>
    <w:p w14:paraId="0DA4A238" w14:textId="27F46156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1376A"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</w:t>
      </w:r>
      <w:r w:rsidR="00A04627">
        <w:t xml:space="preserve"> </w:t>
      </w:r>
      <w:r>
        <w:t xml:space="preserve">egy olyan új járási algoritmus elkészítését, mely megvalósítja a fent említett mozgási sémát, miközben a robot orientációjának változtatásáért is felel. S végül, de nem utolsó sorban az új mechanikával rendelkező robot integrálása is elvárás volt a részemről a Robot Operating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 w:rsidR="0011376A"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bookmarkStart w:id="16" w:name="_Toc104453391"/>
      <w:r>
        <w:t>Pókszerű járó robot</w:t>
      </w:r>
      <w:bookmarkEnd w:id="14"/>
      <w:bookmarkEnd w:id="15"/>
      <w:bookmarkEnd w:id="16"/>
    </w:p>
    <w:p w14:paraId="5168A1FB" w14:textId="5C788627" w:rsidR="00D10435" w:rsidRDefault="00D10435" w:rsidP="00D10435">
      <w:r>
        <w:t xml:space="preserve">A robot készítése </w:t>
      </w:r>
      <w:bookmarkStart w:id="17" w:name="_Hlk103601223"/>
      <w:r>
        <w:t>Babits Mátyás</w:t>
      </w:r>
      <w:bookmarkEnd w:id="17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 w:rsidR="0011376A"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olyan elrendezésben, mint a pókok, rákok, vagy a hangyák lábai.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(firmware),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8" w:name="_Ref103978407"/>
    <w:p w14:paraId="2E8A18E2" w14:textId="5606BC67" w:rsidR="00D37464" w:rsidRPr="00651157" w:rsidRDefault="008918E2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8"/>
      <w:r w:rsidR="00651157">
        <w:t>: Babits Mátyás által készített pókszerű robot.</w:t>
      </w:r>
    </w:p>
    <w:p w14:paraId="18C9AAB9" w14:textId="6E11F716" w:rsidR="00D10435" w:rsidRDefault="00D10435" w:rsidP="00D10435">
      <w:r>
        <w:t xml:space="preserve">Ezt követően </w:t>
      </w:r>
      <w:r w:rsidRPr="009A7F40">
        <w:t>Massár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 w:rsidR="0011376A"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r w:rsidRPr="00DD48C8">
        <w:t>Light Detection and Ranging</w:t>
      </w:r>
      <w:r>
        <w:t xml:space="preserve"> (LIDAR) egységgel, illetve egy Internal Measurement Unit (IMU) egységgel is. Előbbi egy olyan lézer alapú távolságérzékelő, mely 360°-ban meghatározza a robottól a külvilág távolságát</w:t>
      </w:r>
      <w:sdt>
        <w:sdtPr>
          <w:id w:val="-647205872"/>
          <w:citation/>
        </w:sdtPr>
        <w:sdtEndPr/>
        <w:sdtContent>
          <w:r w:rsidR="00803D8E">
            <w:fldChar w:fldCharType="begin"/>
          </w:r>
          <w:r w:rsidR="00803D8E">
            <w:instrText xml:space="preserve"> CITATION Lid22 \l 1038 </w:instrText>
          </w:r>
          <w:r w:rsidR="00803D8E">
            <w:fldChar w:fldCharType="separate"/>
          </w:r>
          <w:r w:rsidR="0011376A">
            <w:rPr>
              <w:noProof/>
            </w:rPr>
            <w:t xml:space="preserve"> [5]</w:t>
          </w:r>
          <w:r w:rsidR="00803D8E">
            <w:fldChar w:fldCharType="end"/>
          </w:r>
        </w:sdtContent>
      </w:sdt>
      <w:r>
        <w:t>, míg utóbbi a robot térbeli mozgásáról és elhelyezkedéséről biztosít pontos információkat</w:t>
      </w:r>
      <w:sdt>
        <w:sdtPr>
          <w:id w:val="-2002188679"/>
          <w:citation/>
        </w:sdtPr>
        <w:sdtEndPr/>
        <w:sdtContent>
          <w:r w:rsidR="00803D8E">
            <w:fldChar w:fldCharType="begin"/>
          </w:r>
          <w:r w:rsidR="00803D8E">
            <w:instrText xml:space="preserve"> CITATION Wik22 \l 1038 </w:instrText>
          </w:r>
          <w:r w:rsidR="00803D8E">
            <w:fldChar w:fldCharType="separate"/>
          </w:r>
          <w:r w:rsidR="0011376A">
            <w:rPr>
              <w:noProof/>
            </w:rPr>
            <w:t xml:space="preserve"> [6]</w:t>
          </w:r>
          <w:r w:rsidR="00803D8E">
            <w:fldChar w:fldCharType="end"/>
          </w:r>
        </w:sdtContent>
      </w:sdt>
      <w:r>
        <w:t>. A robot egy ESP-01 wifi modullal is gazdagodott, mely a távoli vezérlés megvalósítását biztosító kommunikációért felelt, s egyben lehetővé tette a robot irányítását a ROS platformon keresztül. A ROSSerial node segítségével kiépítette a robottal való kommunikációt</w:t>
      </w:r>
      <w:sdt>
        <w:sdtPr>
          <w:id w:val="-36442822"/>
          <w:citation/>
        </w:sdtPr>
        <w:sdtEndPr/>
        <w:sdtContent>
          <w:r w:rsidR="00803D8E">
            <w:fldChar w:fldCharType="begin"/>
          </w:r>
          <w:r w:rsidR="00803D8E">
            <w:instrText xml:space="preserve"> CITATION ROS18 \l 1038 </w:instrText>
          </w:r>
          <w:r w:rsidR="00803D8E">
            <w:fldChar w:fldCharType="separate"/>
          </w:r>
          <w:r w:rsidR="0011376A">
            <w:rPr>
              <w:noProof/>
            </w:rPr>
            <w:t xml:space="preserve"> [7]</w:t>
          </w:r>
          <w:r w:rsidR="00803D8E">
            <w:fldChar w:fldCharType="end"/>
          </w:r>
        </w:sdtContent>
      </w:sdt>
      <w:r>
        <w:t xml:space="preserve">, és a RVIZ </w:t>
      </w:r>
      <w:sdt>
        <w:sdtPr>
          <w:id w:val="-364677901"/>
          <w:citation/>
        </w:sdtPr>
        <w:sdtEndPr/>
        <w:sdtContent>
          <w:r w:rsidR="00916D74">
            <w:fldChar w:fldCharType="begin"/>
          </w:r>
          <w:r w:rsidR="00916D74">
            <w:instrText xml:space="preserve"> CITATION ROS181 \l 1038 </w:instrText>
          </w:r>
          <w:r w:rsidR="00916D74">
            <w:fldChar w:fldCharType="separate"/>
          </w:r>
          <w:r w:rsidR="0011376A">
            <w:rPr>
              <w:noProof/>
            </w:rPr>
            <w:t>[8]</w:t>
          </w:r>
          <w:r w:rsidR="00916D74">
            <w:fldChar w:fldCharType="end"/>
          </w:r>
        </w:sdtContent>
      </w:sdt>
      <w:r>
        <w:t xml:space="preserve">valamint a Hector SLAM </w:t>
      </w:r>
      <w:sdt>
        <w:sdtPr>
          <w:id w:val="-1810243007"/>
          <w:citation/>
        </w:sdtPr>
        <w:sdtEndPr/>
        <w:sdtContent>
          <w:r w:rsidR="00916D74">
            <w:fldChar w:fldCharType="begin"/>
          </w:r>
          <w:r w:rsidR="00916D74">
            <w:instrText xml:space="preserve"> CITATION ROS14 \l 1038 </w:instrText>
          </w:r>
          <w:r w:rsidR="00916D74">
            <w:fldChar w:fldCharType="separate"/>
          </w:r>
          <w:r w:rsidR="0011376A">
            <w:rPr>
              <w:noProof/>
            </w:rPr>
            <w:t>[9]</w:t>
          </w:r>
          <w:r w:rsidR="00916D74">
            <w:fldChar w:fldCharType="end"/>
          </w:r>
        </w:sdtContent>
      </w:sdt>
      <w:r>
        <w:t>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5C9C84B1" w:rsidR="006B5FB9" w:rsidRPr="00E6174E" w:rsidRDefault="007F3E34" w:rsidP="00D5403D">
      <w:pPr>
        <w:pStyle w:val="Kpalrs"/>
      </w:pPr>
      <w:fldSimple w:instr=" SEQ ábra \* ARABIC ">
        <w:r w:rsidR="0060426A">
          <w:rPr>
            <w:noProof/>
          </w:rPr>
          <w:t>2</w:t>
        </w:r>
      </w:fldSimple>
      <w:r w:rsidR="006B5FB9">
        <w:t>. ábra: Massár Lóránt Mátyás által készített pókszerű robot.</w:t>
      </w:r>
    </w:p>
    <w:p w14:paraId="36C205E4" w14:textId="6DE84D04" w:rsidR="00787D50" w:rsidRDefault="00787D50" w:rsidP="00787D50">
      <w:pPr>
        <w:pStyle w:val="Cmsor2"/>
      </w:pPr>
      <w:bookmarkStart w:id="19" w:name="_Toc104453392"/>
      <w:r>
        <w:t>Új mechanikai modell</w:t>
      </w:r>
      <w:bookmarkEnd w:id="19"/>
    </w:p>
    <w:p w14:paraId="00AA6C82" w14:textId="77777777" w:rsidR="00D10435" w:rsidRDefault="00D10435" w:rsidP="00D10435">
      <w:r>
        <w:t>Az önálló laboratóriumom kezdetekor, mikor kézhez kaptam a Lóránt által készített robotot, elsődlegesen a robot mechanikai hiányosságai voltak szembetűnőek. A robot több helyen el volt törve, és a szervomotorjai is nehezen bírták a LIDAR által megnövelt terhet. Ezért mechanikailag teljesen újraterveztem a robotot, erősebb illesztéseket használtam a csuklóknál, valamint a szerelhetőség megtartása érdekében réz betéteket (inserteket) használtam a csavarok rögzítésére. A szervokarok rögzítését megerősítettem, új, erősebb szervomotorokat választottam a robothoz, valamint további két új lábbal is kiegészíthetővé tettem a robot modelljét. Az újratervezés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618B3A44" w:rsidR="00D10435" w:rsidRDefault="00D10435" w:rsidP="00D10435">
      <w:r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 w:rsidR="0011376A">
        <w:rPr>
          <w:noProof/>
        </w:rPr>
        <w:t>3</w:t>
      </w:r>
      <w:r w:rsidR="0011376A">
        <w:t>. ábra</w:t>
      </w:r>
      <w:r>
        <w:fldChar w:fldCharType="end"/>
      </w:r>
      <w:r>
        <w:t xml:space="preserve"> mutat be. Ezen kívül </w:t>
      </w:r>
      <w:r>
        <w:lastRenderedPageBreak/>
        <w:t xml:space="preserve">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103555643"/>
    <w:p w14:paraId="6790B851" w14:textId="503941BE" w:rsidR="004967B6" w:rsidRPr="004967B6" w:rsidRDefault="004967B6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3</w:t>
      </w:r>
      <w:r>
        <w:fldChar w:fldCharType="end"/>
      </w:r>
      <w:r>
        <w:t>. ábra</w:t>
      </w:r>
      <w:bookmarkEnd w:id="20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11376A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16E3671D" w:rsidR="000F4BAD" w:rsidRDefault="004E1053" w:rsidP="000F4BAD">
      <w:pPr>
        <w:pStyle w:val="Cmsor2"/>
      </w:pPr>
      <w:bookmarkStart w:id="21" w:name="_Toc104453393"/>
      <w:r>
        <w:t>Célkitűzések</w:t>
      </w:r>
      <w:bookmarkEnd w:id="21"/>
    </w:p>
    <w:p w14:paraId="40667267" w14:textId="16CA34C6" w:rsidR="003831A9" w:rsidRDefault="003831A9" w:rsidP="003831A9"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összefoglaltam - újrahasznosítani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352A1EDD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alkalmas legyen bármilyen irányú mozgás megvalósítására, függetlenül annak </w:t>
      </w:r>
      <w:r w:rsidR="001D333D">
        <w:t>orientációjától</w:t>
      </w:r>
      <w:r w:rsidR="00B12569">
        <w:t>, ezzel új járási algoritmust alkotva.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3BAE7182" w:rsidR="003831A9" w:rsidRDefault="003831A9" w:rsidP="003831A9">
      <w:pPr>
        <w:pStyle w:val="Listaszerbekezds"/>
        <w:numPr>
          <w:ilvl w:val="0"/>
          <w:numId w:val="28"/>
        </w:numPr>
      </w:pPr>
      <w:r>
        <w:t>A</w:t>
      </w:r>
      <w:r w:rsidR="00B12569">
        <w:t xml:space="preserve"> robot új járási algoritmusának legyen ROS interfésze.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1D437F27" w14:textId="77777777" w:rsidR="00316047" w:rsidRDefault="003831A9" w:rsidP="00316047">
      <w:r>
        <w:t xml:space="preserve">A fentebb megfogalmazott céljaim eléréséhez először tesztelnem kell a robot tervének szerkezeti paramétereit és összeszerelhetőségét. Be kell kalibrálnom a robot </w:t>
      </w:r>
      <w:r>
        <w:lastRenderedPageBreak/>
        <w:t>motorjain lévő szervokarokat, hogy azok megfelelő tartományban mozogjanak. Az általam tervezett járási algoritmus működését meg kell vizsgálnom</w:t>
      </w:r>
      <w:r w:rsidR="007E654C">
        <w:t>,</w:t>
      </w:r>
      <w:r>
        <w:t xml:space="preserve">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4E1CE8E1" w:rsidR="00991BAA" w:rsidRPr="00E6174E" w:rsidRDefault="00316047" w:rsidP="00316047">
      <w:commentRangeStart w:id="22"/>
      <w:commentRangeStart w:id="23"/>
      <w:r>
        <w:t>Ábra</w:t>
      </w:r>
      <w:commentRangeEnd w:id="22"/>
      <w:r>
        <w:rPr>
          <w:rStyle w:val="Jegyzethivatkozs"/>
        </w:rPr>
        <w:commentReference w:id="22"/>
      </w:r>
      <w:commentRangeEnd w:id="23"/>
      <w:r>
        <w:rPr>
          <w:rStyle w:val="Jegyzethivatkozs"/>
        </w:rPr>
        <w:commentReference w:id="23"/>
      </w:r>
    </w:p>
    <w:p w14:paraId="1DA25433" w14:textId="67852560" w:rsidR="000F6905" w:rsidRDefault="003B3BBC" w:rsidP="000F6905">
      <w:pPr>
        <w:pStyle w:val="Cmsor1"/>
      </w:pPr>
      <w:bookmarkStart w:id="24" w:name="_Toc104453394"/>
      <w:r>
        <w:lastRenderedPageBreak/>
        <w:t>Mechanikai</w:t>
      </w:r>
      <w:r w:rsidR="007375F0">
        <w:t xml:space="preserve"> megvalósítás</w:t>
      </w:r>
      <w:bookmarkEnd w:id="24"/>
    </w:p>
    <w:p w14:paraId="0FC2E645" w14:textId="3B716D96" w:rsidR="00B3587D" w:rsidRPr="000C08AA" w:rsidRDefault="00B3587D" w:rsidP="00B3587D">
      <w:bookmarkStart w:id="25" w:name="_Ref103164378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 w:rsidR="0011376A"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bookmarkStart w:id="26" w:name="_Ref104319938"/>
      <w:bookmarkStart w:id="27" w:name="_Toc104453395"/>
      <w:r>
        <w:t>Mechanikai paraméterek</w:t>
      </w:r>
      <w:bookmarkEnd w:id="25"/>
      <w:bookmarkEnd w:id="26"/>
      <w:bookmarkEnd w:id="27"/>
    </w:p>
    <w:p w14:paraId="6E48C140" w14:textId="77777777" w:rsidR="0011376A" w:rsidRDefault="00B3587D" w:rsidP="0011376A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1376A"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512E0A2A" w:rsidR="00B3587D" w:rsidRPr="0055747B" w:rsidRDefault="00B3587D" w:rsidP="0011376A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1376A">
        <w:rPr>
          <w:noProof/>
        </w:rPr>
        <w:t>1</w:t>
      </w:r>
      <w:r w:rsidR="0011376A">
        <w:t>. táblázat</w:t>
      </w:r>
      <w:r>
        <w:fldChar w:fldCharType="end"/>
      </w:r>
      <w:r>
        <w:t>ban szereplő paraméterek alapján eltolásokból és forgási pontokból épül fel</w:t>
      </w:r>
      <w:r w:rsidR="003E6408">
        <w:t xml:space="preserve">, ezt </w:t>
      </w:r>
      <w:r w:rsidR="00A878AD">
        <w:t xml:space="preserve">a továbbiakban a </w:t>
      </w:r>
      <w:r w:rsidR="00A878AD">
        <w:fldChar w:fldCharType="begin"/>
      </w:r>
      <w:r w:rsidR="00A878AD">
        <w:instrText xml:space="preserve"> REF _Ref103973217 \h </w:instrText>
      </w:r>
      <w:r w:rsidR="00A878AD">
        <w:fldChar w:fldCharType="separate"/>
      </w:r>
      <w:r w:rsidR="0011376A">
        <w:rPr>
          <w:noProof/>
        </w:rPr>
        <w:t>4</w:t>
      </w:r>
      <w:r w:rsidR="0011376A">
        <w:t>. ábra</w:t>
      </w:r>
      <w:r w:rsidR="00A878AD">
        <w:fldChar w:fldCharType="end"/>
      </w:r>
      <w:r w:rsidR="00A878AD">
        <w:t xml:space="preserve"> valamint az </w:t>
      </w:r>
      <w:r w:rsidR="00A878AD">
        <w:fldChar w:fldCharType="begin"/>
      </w:r>
      <w:r w:rsidR="00A878AD">
        <w:instrText xml:space="preserve"> REF _Ref103973225 \h </w:instrText>
      </w:r>
      <w:r w:rsidR="00A878AD">
        <w:fldChar w:fldCharType="separate"/>
      </w:r>
      <w:r w:rsidR="0011376A">
        <w:rPr>
          <w:noProof/>
        </w:rPr>
        <w:t>5</w:t>
      </w:r>
      <w:r w:rsidR="0011376A">
        <w:t>. ábra</w:t>
      </w:r>
      <w:r w:rsidR="00A878AD">
        <w:fldChar w:fldCharType="end"/>
      </w:r>
      <w:r w:rsidR="00A878AD">
        <w:t xml:space="preserve"> alapján részletezem.</w:t>
      </w:r>
      <w:r w:rsidR="003E6408">
        <w:t xml:space="preserve"> A</w:t>
      </w:r>
      <w:r>
        <w:t xml:space="preserve"> d</w:t>
      </w:r>
      <w:r w:rsidRPr="00ED0419">
        <w:rPr>
          <w:vertAlign w:val="subscript"/>
        </w:rPr>
        <w:t>z</w:t>
      </w:r>
      <w:r>
        <w:t>, d</w:t>
      </w:r>
      <w:r w:rsidRPr="00ED0419">
        <w:rPr>
          <w:vertAlign w:val="subscript"/>
        </w:rPr>
        <w:t>x</w:t>
      </w:r>
      <w:r>
        <w:t>, d</w:t>
      </w:r>
      <w:r w:rsidRPr="00ED0419">
        <w:rPr>
          <w:vertAlign w:val="subscript"/>
        </w:rPr>
        <w:t>y</w:t>
      </w:r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 w:rsidR="0011376A">
            <w:rPr>
              <w:noProof/>
            </w:rPr>
            <w:t xml:space="preserve"> [10]</w:t>
          </w:r>
          <w:r>
            <w:fldChar w:fldCharType="end"/>
          </w:r>
        </w:sdtContent>
      </w:sdt>
      <w:r>
        <w:t xml:space="preserve"> emeltem át a</w:t>
      </w:r>
      <w:r w:rsidR="0011376A">
        <w:t xml:space="preserve"> </w:t>
      </w:r>
      <w:r w:rsidR="0011376A">
        <w:fldChar w:fldCharType="begin"/>
      </w:r>
      <w:r w:rsidR="0011376A">
        <w:instrText xml:space="preserve"> REF _Ref104453466 \h </w:instrText>
      </w:r>
      <w:r w:rsidR="0011376A">
        <w:fldChar w:fldCharType="separate"/>
      </w:r>
      <w:r w:rsidR="0011376A">
        <w:t>(</w:t>
      </w:r>
      <w:r w:rsidR="0011376A">
        <w:rPr>
          <w:noProof/>
        </w:rPr>
        <w:t>2</w:t>
      </w:r>
      <w:r w:rsidR="0011376A">
        <w:t>.</w:t>
      </w:r>
      <w:r w:rsidR="0011376A">
        <w:rPr>
          <w:noProof/>
        </w:rPr>
        <w:t>1</w:t>
      </w:r>
      <w:r w:rsidR="0011376A">
        <w:t>)</w:t>
      </w:r>
      <w:r w:rsidR="0011376A">
        <w:fldChar w:fldCharType="end"/>
      </w:r>
      <w:r>
        <w:t xml:space="preserve"> egyenlettel együtt, ami pedig mátrix szorzásokkal hűen leírja a fent említett eltolásokat és forgatásokat. Az egyenletben lévő C</w:t>
      </w:r>
      <w:r>
        <w:rPr>
          <w:vertAlign w:val="subscript"/>
        </w:rPr>
        <w:t xml:space="preserve">i </w:t>
      </w:r>
      <w:r>
        <w:t>és S</w:t>
      </w:r>
      <w:r>
        <w:rPr>
          <w:vertAlign w:val="subscript"/>
        </w:rPr>
        <w:t>i</w:t>
      </w:r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y</w:t>
            </w:r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>
              <w:rPr>
                <w:vertAlign w:val="subscript"/>
              </w:rPr>
              <w:t>z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lastRenderedPageBreak/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8" w:name="_Ref103723704"/>
    <w:p w14:paraId="7F05C142" w14:textId="0D4289B4" w:rsidR="00212973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F2F35">
        <w:t>. táblázat</w:t>
      </w:r>
      <w:bookmarkEnd w:id="28"/>
      <w:r w:rsidR="004F2F35">
        <w:t>: A robot lábai</w:t>
      </w:r>
      <w:r w:rsidR="00212973">
        <w:t>hoz tartozó</w:t>
      </w:r>
      <w:r w:rsidR="004F2F35">
        <w:t xml:space="preserve"> mechanikai paramét</w:t>
      </w:r>
      <w:r w:rsidR="00212973">
        <w:t>erek</w:t>
      </w:r>
    </w:p>
    <w:bookmarkStart w:id="29" w:name="_Ref103976251"/>
    <w:p w14:paraId="01D8F18B" w14:textId="77777777" w:rsidR="00ED366D" w:rsidRDefault="00AB35D1" w:rsidP="00ED366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w:commentRangeStart w:id="30"/>
                    <w:commentRangeEnd w:id="30"/>
                    <m:r>
                      <m:rPr>
                        <m:sty m:val="p"/>
                      </m:rPr>
                      <w:rPr>
                        <w:rStyle w:val="Jegyzethivatkozs"/>
                      </w:rPr>
                      <w:commentReference w:id="30"/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728FBBA7" w:rsidR="007B633D" w:rsidRDefault="00AE175C" w:rsidP="00D5403D">
      <w:pPr>
        <w:pStyle w:val="Kpalrs"/>
        <w:jc w:val="right"/>
      </w:pPr>
      <w:bookmarkStart w:id="31" w:name="_Ref104453466"/>
      <w:r>
        <w:t>(</w:t>
      </w:r>
      <w:fldSimple w:instr=" STYLEREF 1 \s ">
        <w:r w:rsidR="0011376A">
          <w:rPr>
            <w:noProof/>
          </w:rPr>
          <w:t>2</w:t>
        </w:r>
      </w:fldSimple>
      <w:r w:rsidR="007B633D">
        <w:t>.</w:t>
      </w:r>
      <w:fldSimple w:instr=" SEQ ) \* ARABIC \s 1 ">
        <w:r w:rsidR="0011376A">
          <w:rPr>
            <w:noProof/>
          </w:rPr>
          <w:t>1</w:t>
        </w:r>
      </w:fldSimple>
      <w:r w:rsidR="007B633D">
        <w:t>)</w:t>
      </w:r>
      <w:bookmarkEnd w:id="29"/>
      <w:bookmarkEnd w:id="31"/>
    </w:p>
    <w:p w14:paraId="3C605C6A" w14:textId="50AD8611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1376A">
        <w:rPr>
          <w:noProof/>
        </w:rPr>
        <w:t>1</w:t>
      </w:r>
      <w:r w:rsidR="0011376A"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 w:rsidR="0011376A">
            <w:rPr>
              <w:noProof/>
            </w:rPr>
            <w:t>[10]</w:t>
          </w:r>
          <w:r>
            <w:fldChar w:fldCharType="end"/>
          </w:r>
        </w:sdtContent>
      </w:sdt>
      <w:r w:rsidR="00B70284">
        <w:t>.</w:t>
      </w:r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d</w:t>
      </w:r>
      <w:r w:rsidRPr="00A44DE0">
        <w:rPr>
          <w:vertAlign w:val="subscript"/>
        </w:rPr>
        <w:t>z</w:t>
      </w:r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d</w:t>
      </w:r>
      <w:r w:rsidRPr="00CE42DD">
        <w:rPr>
          <w:vertAlign w:val="subscript"/>
        </w:rPr>
        <w:t>y</w:t>
      </w:r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>x a második és harmadik csukló tengelye mentén tolja el a láb végpontját az első motor tengelyéhez képest. Erre azért van szükség, mert a láb utolsó alkatrésze kissé eltolva érinti a földet az első forgástengelyhez képest.</w:t>
      </w:r>
    </w:p>
    <w:p w14:paraId="099F0F73" w14:textId="77777777" w:rsidR="00B542DA" w:rsidRDefault="00195251" w:rsidP="00B542DA">
      <w:pPr>
        <w:pStyle w:val="Kp"/>
      </w:pPr>
      <w:commentRangeStart w:id="32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3" w:name="_Ref103973217"/>
    <w:p w14:paraId="6FEA0FFF" w14:textId="53489142" w:rsidR="00195251" w:rsidRDefault="00B542DA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4</w:t>
      </w:r>
      <w:r>
        <w:fldChar w:fldCharType="end"/>
      </w:r>
      <w:r>
        <w:t>. ábra</w:t>
      </w:r>
      <w:bookmarkEnd w:id="33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4" w:name="_Ref103973225"/>
    <w:p w14:paraId="08CA835B" w14:textId="5815EC60" w:rsidR="00195251" w:rsidRPr="00C972A3" w:rsidRDefault="00B542DA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5</w:t>
      </w:r>
      <w:r>
        <w:fldChar w:fldCharType="end"/>
      </w:r>
      <w:r>
        <w:t>. ábra</w:t>
      </w:r>
      <w:bookmarkEnd w:id="34"/>
      <w:r>
        <w:t>: A robot lábának paraméterei felülnézetből.</w:t>
      </w:r>
      <w:commentRangeEnd w:id="32"/>
      <w:r>
        <w:rPr>
          <w:rStyle w:val="Jegyzethivatkozs"/>
          <w:b w:val="0"/>
          <w:bCs w:val="0"/>
        </w:rPr>
        <w:commentReference w:id="32"/>
      </w:r>
    </w:p>
    <w:p w14:paraId="6CBA0EF6" w14:textId="6810518E" w:rsidR="0051187E" w:rsidRPr="0051187E" w:rsidRDefault="00657C40" w:rsidP="00310B90">
      <w:pPr>
        <w:pStyle w:val="Cmsor2"/>
      </w:pPr>
      <w:bookmarkStart w:id="35" w:name="_Ref103720046"/>
      <w:bookmarkStart w:id="36" w:name="_Toc104453396"/>
      <w:r>
        <w:t>Nyomtatás</w:t>
      </w:r>
      <w:bookmarkEnd w:id="35"/>
      <w:bookmarkEnd w:id="36"/>
    </w:p>
    <w:p w14:paraId="2A69D63D" w14:textId="375CC969" w:rsidR="00E57202" w:rsidRDefault="00E57202" w:rsidP="00E57202">
      <w:bookmarkStart w:id="37" w:name="_Ref103973726"/>
      <w:bookmarkStart w:id="38" w:name="_Ref103973735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bookmarkStart w:id="39" w:name="_Toc104453397"/>
      <w:r>
        <w:t>Csavarok</w:t>
      </w:r>
      <w:r w:rsidR="00E93191">
        <w:t>, betétek</w:t>
      </w:r>
      <w:r>
        <w:t xml:space="preserve"> tesztelése</w:t>
      </w:r>
      <w:bookmarkEnd w:id="37"/>
      <w:bookmarkEnd w:id="38"/>
      <w:bookmarkEnd w:id="39"/>
    </w:p>
    <w:p w14:paraId="10AD29A8" w14:textId="46D309B8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 w:rsidR="0011376A">
        <w:rPr>
          <w:noProof/>
        </w:rPr>
        <w:t>6</w:t>
      </w:r>
      <w:r w:rsidR="0011376A"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74387"/>
    <w:p w14:paraId="4222E30E" w14:textId="2CBF0233" w:rsidR="00213C4C" w:rsidRDefault="008918E2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40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11376A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03986193"/>
    <w:p w14:paraId="1A14864B" w14:textId="5266D257" w:rsidR="00193C53" w:rsidRDefault="008918E2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41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3BD6D38C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 w:rsidR="0011376A">
        <w:rPr>
          <w:noProof/>
        </w:rPr>
        <w:t>8</w:t>
      </w:r>
      <w:r w:rsidR="0011376A"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 w:rsidR="0011376A">
        <w:rPr>
          <w:noProof/>
        </w:rPr>
        <w:t>9</w:t>
      </w:r>
      <w:r w:rsidR="0011376A">
        <w:t>. ábra</w:t>
      </w:r>
      <w:r>
        <w:fldChar w:fldCharType="end"/>
      </w:r>
      <w:r>
        <w:t xml:space="preserve"> látható insertet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 w:rsidR="0011376A">
        <w:rPr>
          <w:noProof/>
        </w:rPr>
        <w:t>7</w:t>
      </w:r>
      <w:r w:rsidR="0011376A"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2" w:name="_Ref103988934"/>
    <w:p w14:paraId="3C352009" w14:textId="3EFF967F" w:rsidR="00F80D78" w:rsidRDefault="00F80D78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8</w:t>
      </w:r>
      <w:r>
        <w:fldChar w:fldCharType="end"/>
      </w:r>
      <w:r>
        <w:t>. ábra</w:t>
      </w:r>
      <w:bookmarkEnd w:id="42"/>
      <w:r>
        <w:t xml:space="preserve">: Peremmel rendelkező insert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11376A">
            <w:rPr>
              <w:noProof/>
            </w:rPr>
            <w:t>[11]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_Ref103989529"/>
    <w:p w14:paraId="0DB03EF7" w14:textId="71C6C6B9" w:rsidR="00F80D78" w:rsidRDefault="00F80D78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9</w:t>
      </w:r>
      <w:r>
        <w:fldChar w:fldCharType="end"/>
      </w:r>
      <w:r>
        <w:t>. ábra</w:t>
      </w:r>
      <w:bookmarkEnd w:id="43"/>
      <w:r>
        <w:t xml:space="preserve">: Perem nélküli insert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11376A">
            <w:rPr>
              <w:noProof/>
            </w:rPr>
            <w:t>[11]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4" w:name="_Ref103990309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4693B86F" w:rsidR="00310B90" w:rsidRDefault="00990374" w:rsidP="00310B90">
      <w:pPr>
        <w:pStyle w:val="Cmsor3"/>
      </w:pPr>
      <w:bookmarkStart w:id="45" w:name="_Toc104453398"/>
      <w:r>
        <w:t xml:space="preserve">Alkatrész </w:t>
      </w:r>
      <w:del w:id="46" w:author="János Dusa" w:date="2022-05-26T14:37:00Z">
        <w:r w:rsidR="00AD75D7" w:rsidDel="00457D85">
          <w:delText>újra tervezés</w:delText>
        </w:r>
      </w:del>
      <w:bookmarkEnd w:id="44"/>
      <w:bookmarkEnd w:id="45"/>
      <w:ins w:id="47" w:author="János Dusa" w:date="2022-05-26T14:38:00Z">
        <w:r w:rsidR="00457D85">
          <w:t>újratervezés</w:t>
        </w:r>
      </w:ins>
    </w:p>
    <w:p w14:paraId="32F6E739" w14:textId="571BD15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 w:rsidR="0011376A">
        <w:rPr>
          <w:noProof/>
        </w:rPr>
        <w:t>10</w:t>
      </w:r>
      <w:r w:rsidR="0011376A"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8" w:name="_Ref103802165"/>
    <w:p w14:paraId="1085BAD1" w14:textId="14A76C55" w:rsidR="006776AF" w:rsidRDefault="00184A77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10</w:t>
      </w:r>
      <w:r>
        <w:fldChar w:fldCharType="end"/>
      </w:r>
      <w:r>
        <w:t>. ábra</w:t>
      </w:r>
      <w:bookmarkEnd w:id="48"/>
      <w:r>
        <w:t>: A könnyebb összeszerelhetőség kedvéért bevágás a robot csuklóin.</w:t>
      </w:r>
    </w:p>
    <w:p w14:paraId="78803935" w14:textId="2B54C525" w:rsidR="00135F87" w:rsidRDefault="00135F87" w:rsidP="00135F87">
      <w:pPr>
        <w:pStyle w:val="Cmsor2"/>
      </w:pPr>
      <w:bookmarkStart w:id="49" w:name="_Toc104453399"/>
      <w:r>
        <w:lastRenderedPageBreak/>
        <w:t>A fizikai robot megvalósításának értékelése</w:t>
      </w:r>
      <w:bookmarkEnd w:id="49"/>
    </w:p>
    <w:p w14:paraId="7EB1F7AB" w14:textId="771D7577" w:rsidR="00C4050D" w:rsidRPr="00135F87" w:rsidRDefault="00135F87" w:rsidP="00C4050D">
      <w:r>
        <w:t xml:space="preserve">A robot összeszerelése kifejezetten problémamentes volt. Az előzetes tesztelések meghozták eredményüket, minden alkatrész pontosan összeillett egymással, együtt egy erős vázat alkotva. A csuklókban minimális </w:t>
      </w:r>
      <w:r w:rsidR="000D71A8">
        <w:t>holtjátékot tapasztaltam</w:t>
      </w:r>
      <w:r>
        <w:t>,</w:t>
      </w:r>
      <w:r w:rsidR="000D71A8">
        <w:t xml:space="preserve"> ezen</w:t>
      </w:r>
      <w:r>
        <w:t xml:space="preserve"> talán már csak a csapágy használata segít</w:t>
      </w:r>
      <w:r w:rsidR="000D71A8">
        <w:t>ett volna. A réz betétek egytől-egyig tökéletesen működtek</w:t>
      </w:r>
      <w:r w:rsidR="003C23FA">
        <w:t xml:space="preserve">, a robot könnyedén szétszerelhetővé vált </w:t>
      </w:r>
      <w:del w:id="50" w:author="János Dusa" w:date="2022-05-26T14:41:00Z">
        <w:r w:rsidR="003C23FA" w:rsidDel="00457D85">
          <w:delText>tőlük</w:delText>
        </w:r>
      </w:del>
      <w:ins w:id="51" w:author="János Dusa" w:date="2022-05-26T14:41:00Z">
        <w:r w:rsidR="00457D85">
          <w:t>általuk</w:t>
        </w:r>
      </w:ins>
      <w:del w:id="52" w:author="János Dusa" w:date="2022-05-26T14:41:00Z">
        <w:r w:rsidR="003C23FA" w:rsidDel="00457D85">
          <w:delText>, melyet alkalmaznom</w:delText>
        </w:r>
      </w:del>
      <w:ins w:id="53" w:author="János Dusa" w:date="2022-05-26T14:41:00Z">
        <w:r w:rsidR="00457D85">
          <w:t>. Ezzel sajnos éln</w:t>
        </w:r>
      </w:ins>
      <w:ins w:id="54" w:author="János Dusa" w:date="2022-05-26T14:42:00Z">
        <w:r w:rsidR="00457D85">
          <w:t>em</w:t>
        </w:r>
      </w:ins>
      <w:r w:rsidR="003C23FA">
        <w:t xml:space="preserve"> is kellett, </w:t>
      </w:r>
      <w:del w:id="55" w:author="János Dusa" w:date="2022-05-26T14:42:00Z">
        <w:r w:rsidR="003C23FA" w:rsidDel="00334EA2">
          <w:delText xml:space="preserve">mikor </w:delText>
        </w:r>
      </w:del>
      <w:ins w:id="56" w:author="János Dusa" w:date="2022-05-26T14:42:00Z">
        <w:r w:rsidR="00334EA2">
          <w:t xml:space="preserve">mivel </w:t>
        </w:r>
      </w:ins>
      <w:r w:rsidR="003C23FA">
        <w:t xml:space="preserve">az egyik motor tönkrement. </w:t>
      </w:r>
      <w:del w:id="57" w:author="János Dusa" w:date="2022-05-26T14:42:00Z">
        <w:r w:rsidR="003C23FA" w:rsidDel="00334EA2">
          <w:delText>Azonban, h</w:delText>
        </w:r>
      </w:del>
      <w:ins w:id="58" w:author="János Dusa" w:date="2022-05-26T14:42:00Z">
        <w:r w:rsidR="00334EA2">
          <w:t>H</w:t>
        </w:r>
      </w:ins>
      <w:r w:rsidR="003C23FA">
        <w:t xml:space="preserve">a </w:t>
      </w:r>
      <w:del w:id="59" w:author="János Dusa" w:date="2022-05-26T14:38:00Z">
        <w:r w:rsidR="003C23FA" w:rsidDel="00457D85">
          <w:delText>újra tervezn</w:delText>
        </w:r>
        <w:r w:rsidR="002D43C1" w:rsidDel="00457D85">
          <w:delText>ém</w:delText>
        </w:r>
      </w:del>
      <w:ins w:id="60" w:author="János Dusa" w:date="2022-05-26T14:38:00Z">
        <w:r w:rsidR="00457D85">
          <w:t>újratervezném</w:t>
        </w:r>
      </w:ins>
      <w:r w:rsidR="002D43C1">
        <w:t xml:space="preserve"> a robot vázát</w:t>
      </w:r>
      <w:r w:rsidR="00CC2432">
        <w:t xml:space="preserve">, </w:t>
      </w:r>
      <w:ins w:id="61" w:author="János Dusa" w:date="2022-05-26T14:42:00Z">
        <w:r w:rsidR="00334EA2">
          <w:t xml:space="preserve">akkor </w:t>
        </w:r>
      </w:ins>
      <w:r w:rsidR="00CC2432">
        <w:t xml:space="preserve">valószínűleg kissé </w:t>
      </w:r>
      <w:del w:id="62" w:author="János Dusa" w:date="2022-05-26T14:43:00Z">
        <w:r w:rsidR="00CC2432" w:rsidDel="00334EA2">
          <w:delText xml:space="preserve">máshogy </w:delText>
        </w:r>
      </w:del>
      <w:ins w:id="63" w:author="János Dusa" w:date="2022-05-26T14:43:00Z">
        <w:r w:rsidR="00334EA2">
          <w:t xml:space="preserve">másképpen </w:t>
        </w:r>
      </w:ins>
      <w:r w:rsidR="00CC2432">
        <w:t xml:space="preserve">kezdenék neki. A robot jelenleg fölöslegesen tartalmazza az ötödik, hatodik lábhoz tartozó rögzítési pontokat, </w:t>
      </w:r>
      <w:del w:id="64" w:author="János Dusa" w:date="2022-05-26T14:43:00Z">
        <w:r w:rsidR="00CC2432" w:rsidDel="00334EA2">
          <w:delText xml:space="preserve">ez </w:delText>
        </w:r>
      </w:del>
      <w:ins w:id="65" w:author="János Dusa" w:date="2022-05-26T14:43:00Z">
        <w:r w:rsidR="00334EA2">
          <w:t>ami meg</w:t>
        </w:r>
      </w:ins>
      <w:r w:rsidR="00CC2432">
        <w:t xml:space="preserve">növelte a robot tömegét és </w:t>
      </w:r>
      <w:del w:id="66" w:author="János Dusa" w:date="2022-05-26T14:44:00Z">
        <w:r w:rsidR="00CC2432" w:rsidDel="00334EA2">
          <w:delText xml:space="preserve">nagyította </w:delText>
        </w:r>
      </w:del>
      <w:r w:rsidR="00CC2432">
        <w:t xml:space="preserve">a </w:t>
      </w:r>
      <w:del w:id="67" w:author="János Dusa" w:date="2022-05-26T14:44:00Z">
        <w:r w:rsidR="00CC2432" w:rsidDel="00334EA2">
          <w:delText>fő elem</w:delText>
        </w:r>
      </w:del>
      <w:ins w:id="68" w:author="János Dusa" w:date="2022-05-26T14:44:00Z">
        <w:r w:rsidR="00334EA2">
          <w:t>főelem</w:t>
        </w:r>
      </w:ins>
      <w:r w:rsidR="00CC2432">
        <w:t xml:space="preserve"> méretét</w:t>
      </w:r>
      <w:ins w:id="69" w:author="János Dusa" w:date="2022-05-26T14:44:00Z">
        <w:r w:rsidR="00334EA2">
          <w:t xml:space="preserve"> is</w:t>
        </w:r>
      </w:ins>
      <w:r w:rsidR="00CC2432">
        <w:t>.</w:t>
      </w:r>
      <w:r w:rsidR="00C4050D">
        <w:t xml:space="preserve"> Jelenleg </w:t>
      </w:r>
      <w:del w:id="70" w:author="János Dusa" w:date="2022-05-26T14:45:00Z">
        <w:r w:rsidR="00C4050D" w:rsidDel="00334EA2">
          <w:delText xml:space="preserve">elég </w:delText>
        </w:r>
      </w:del>
      <w:ins w:id="71" w:author="János Dusa" w:date="2022-05-26T14:45:00Z">
        <w:r w:rsidR="00334EA2">
          <w:t xml:space="preserve">meglehetősen </w:t>
        </w:r>
      </w:ins>
      <w:del w:id="72" w:author="János Dusa" w:date="2022-05-26T14:45:00Z">
        <w:r w:rsidR="00C4050D" w:rsidDel="00334EA2">
          <w:delText xml:space="preserve">távlati </w:delText>
        </w:r>
      </w:del>
      <w:ins w:id="73" w:author="János Dusa" w:date="2022-05-26T14:45:00Z">
        <w:r w:rsidR="00334EA2">
          <w:t xml:space="preserve">távoli </w:t>
        </w:r>
      </w:ins>
      <w:r w:rsidR="00C4050D">
        <w:t xml:space="preserve">célkitűzésnek tűnik a további két láb használata, </w:t>
      </w:r>
      <w:del w:id="74" w:author="János Dusa" w:date="2022-05-26T14:45:00Z">
        <w:r w:rsidR="00C4050D" w:rsidDel="00334EA2">
          <w:delText xml:space="preserve">mert </w:delText>
        </w:r>
      </w:del>
      <w:ins w:id="75" w:author="János Dusa" w:date="2022-05-26T14:45:00Z">
        <w:r w:rsidR="00334EA2">
          <w:t xml:space="preserve">mivel ehhez </w:t>
        </w:r>
      </w:ins>
      <w:r w:rsidR="00C4050D">
        <w:t>teljesen új</w:t>
      </w:r>
      <w:r w:rsidR="0092502A">
        <w:t xml:space="preserve"> </w:t>
      </w:r>
      <w:r w:rsidR="00316047">
        <w:t>mikrokontrollert</w:t>
      </w:r>
      <w:r w:rsidR="0092502A">
        <w:t xml:space="preserve"> is kellene használni</w:t>
      </w:r>
      <w:del w:id="76" w:author="János Dusa" w:date="2022-05-26T14:46:00Z">
        <w:r w:rsidR="0092502A" w:rsidDel="00334EA2">
          <w:delText xml:space="preserve"> hozzá</w:delText>
        </w:r>
      </w:del>
      <w:r w:rsidR="0092502A">
        <w:t>.</w:t>
      </w:r>
      <w:r w:rsidR="00CC2432">
        <w:t xml:space="preserve"> Az akkumulátor elhelyezésén is változtatnék, jelen</w:t>
      </w:r>
      <w:r w:rsidR="000B18EE">
        <w:t xml:space="preserve"> helyzetében</w:t>
      </w:r>
      <w:r w:rsidR="00CC2432">
        <w:t xml:space="preserve"> túl</w:t>
      </w:r>
      <w:r w:rsidR="00C4050D">
        <w:t xml:space="preserve">zottan hátulra </w:t>
      </w:r>
      <w:del w:id="77" w:author="János Dusa" w:date="2022-05-26T14:46:00Z">
        <w:r w:rsidR="00C4050D" w:rsidDel="00334EA2">
          <w:delText xml:space="preserve">helyeződik </w:delText>
        </w:r>
      </w:del>
      <w:ins w:id="78" w:author="János Dusa" w:date="2022-05-26T14:46:00Z">
        <w:r w:rsidR="00334EA2">
          <w:t xml:space="preserve">kerül </w:t>
        </w:r>
      </w:ins>
      <w:r w:rsidR="00C4050D">
        <w:t xml:space="preserve">a tömegközéppontja a robotnak </w:t>
      </w:r>
      <w:ins w:id="79" w:author="János Dusa" w:date="2022-05-26T14:46:00Z">
        <w:r w:rsidR="00334EA2">
          <w:t>e</w:t>
        </w:r>
      </w:ins>
      <w:r w:rsidR="00C4050D">
        <w:t>miatt</w:t>
      </w:r>
      <w:del w:id="80" w:author="János Dusa" w:date="2022-05-26T14:46:00Z">
        <w:r w:rsidR="00C4050D" w:rsidDel="00334EA2">
          <w:delText>a</w:delText>
        </w:r>
      </w:del>
      <w:r w:rsidR="00C4050D">
        <w:t>.</w:t>
      </w:r>
    </w:p>
    <w:p w14:paraId="1D4AE035" w14:textId="6B7D0DB9" w:rsidR="004E1053" w:rsidRDefault="00484E45" w:rsidP="004E1053">
      <w:pPr>
        <w:pStyle w:val="Cmsor1"/>
      </w:pPr>
      <w:bookmarkStart w:id="81" w:name="_Ref104031120"/>
      <w:bookmarkStart w:id="82" w:name="_Ref104146033"/>
      <w:bookmarkStart w:id="83" w:name="_Ref104396578"/>
      <w:bookmarkStart w:id="84" w:name="_Ref104396586"/>
      <w:bookmarkStart w:id="85" w:name="_Toc104453400"/>
      <w:r>
        <w:lastRenderedPageBreak/>
        <w:t>Omnidirekcionális j</w:t>
      </w:r>
      <w:r w:rsidR="004E1053">
        <w:t>árási algoritmus</w:t>
      </w:r>
      <w:bookmarkEnd w:id="81"/>
      <w:bookmarkEnd w:id="82"/>
      <w:bookmarkEnd w:id="83"/>
      <w:bookmarkEnd w:id="84"/>
      <w:bookmarkEnd w:id="85"/>
    </w:p>
    <w:p w14:paraId="120D9C45" w14:textId="21BEF030" w:rsidR="009F6023" w:rsidRDefault="00DA568A" w:rsidP="009F6023">
      <w:r>
        <w:t>Egy négylábú robot mozgása elsőre</w:t>
      </w:r>
      <w:r w:rsidR="007805B1">
        <w:t xml:space="preserve"> egyszerűbbnek tűnhet, mint egy hat, vagy </w:t>
      </w:r>
      <w:del w:id="86" w:author="János Dusa" w:date="2022-05-26T14:52:00Z">
        <w:r w:rsidR="007805B1" w:rsidDel="00775A30">
          <w:delText>nyolc lábúé</w:delText>
        </w:r>
      </w:del>
      <w:ins w:id="87" w:author="János Dusa" w:date="2022-05-26T14:52:00Z">
        <w:r w:rsidR="00775A30">
          <w:t>nyolclábúé</w:t>
        </w:r>
      </w:ins>
      <w:r w:rsidR="007805B1">
        <w:t>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>, nehéz megállapítani</w:t>
      </w:r>
      <w:ins w:id="88" w:author="János Dusa" w:date="2022-05-26T14:47:00Z">
        <w:r w:rsidR="00775A30">
          <w:t xml:space="preserve"> azt, hogy</w:t>
        </w:r>
      </w:ins>
      <w:r w:rsidR="0088367A">
        <w:t xml:space="preserve"> hogyan mozognak. Azonban </w:t>
      </w:r>
      <w:ins w:id="89" w:author="János Dusa" w:date="2022-05-26T14:47:00Z">
        <w:r w:rsidR="00775A30">
          <w:t xml:space="preserve">ezt </w:t>
        </w:r>
      </w:ins>
      <w:r w:rsidR="0088367A">
        <w:t>kicsit jobban megvizsgálva</w:t>
      </w:r>
      <w:ins w:id="90" w:author="János Dusa" w:date="2022-05-26T14:47:00Z">
        <w:r w:rsidR="00775A30">
          <w:t>,</w:t>
        </w:r>
      </w:ins>
      <w:r w:rsidR="0088367A">
        <w:t xml:space="preserve">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>] járás esetén azon robotok, melyeknek több</w:t>
      </w:r>
      <w:ins w:id="91" w:author="János Dusa" w:date="2022-05-26T14:48:00Z">
        <w:r w:rsidR="00775A30">
          <w:t xml:space="preserve"> mint négy</w:t>
        </w:r>
      </w:ins>
      <w:r w:rsidR="00330CF9">
        <w:t xml:space="preserve"> lába van</w:t>
      </w:r>
      <w:ins w:id="92" w:author="János Dusa" w:date="2022-05-26T14:48:00Z">
        <w:r w:rsidR="00775A30">
          <w:t>,</w:t>
        </w:r>
      </w:ins>
      <w:r w:rsidR="00330CF9">
        <w:t xml:space="preserve">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</w:t>
      </w:r>
      <w:ins w:id="93" w:author="János Dusa" w:date="2022-05-26T14:48:00Z">
        <w:r w:rsidR="00775A30">
          <w:t>enie</w:t>
        </w:r>
      </w:ins>
      <w:ins w:id="94" w:author="János Dusa" w:date="2022-05-26T14:49:00Z">
        <w:r w:rsidR="00775A30">
          <w:t>,</w:t>
        </w:r>
      </w:ins>
      <w:del w:id="95" w:author="János Dusa" w:date="2022-05-26T14:48:00Z">
        <w:r w:rsidR="00C867FF" w:rsidDel="00775A30">
          <w:delText>se</w:delText>
        </w:r>
      </w:del>
      <w:r w:rsidR="00C867FF">
        <w:t xml:space="preserve"> és a robot tömegközéppontj</w:t>
      </w:r>
      <w:ins w:id="96" w:author="János Dusa" w:date="2022-05-26T14:49:00Z">
        <w:r w:rsidR="00775A30">
          <w:t>ának is</w:t>
        </w:r>
      </w:ins>
      <w:del w:id="97" w:author="János Dusa" w:date="2022-05-26T14:49:00Z">
        <w:r w:rsidR="00C867FF" w:rsidDel="00775A30">
          <w:delText>a</w:delText>
        </w:r>
      </w:del>
      <w:r w:rsidR="00C867FF">
        <w:t xml:space="preserve"> a lábak által alkotott háromszögön belül kell </w:t>
      </w:r>
      <w:del w:id="98" w:author="János Dusa" w:date="2022-05-26T14:49:00Z">
        <w:r w:rsidR="00C867FF" w:rsidDel="00775A30">
          <w:delText>maradjon</w:delText>
        </w:r>
      </w:del>
      <w:ins w:id="99" w:author="János Dusa" w:date="2022-05-26T14:49:00Z">
        <w:r w:rsidR="00775A30">
          <w:t>maradnia</w:t>
        </w:r>
      </w:ins>
      <w:r w:rsidR="00C867FF">
        <w:t xml:space="preserve">. Amíg egy </w:t>
      </w:r>
      <w:del w:id="100" w:author="János Dusa" w:date="2022-05-26T14:52:00Z">
        <w:r w:rsidR="00C867FF" w:rsidDel="00CA35A6">
          <w:delText>négy</w:delText>
        </w:r>
      </w:del>
      <w:del w:id="101" w:author="János Dusa" w:date="2022-05-26T14:49:00Z">
        <w:r w:rsidR="00C867FF" w:rsidDel="00775A30">
          <w:delText xml:space="preserve"> </w:delText>
        </w:r>
      </w:del>
      <w:del w:id="102" w:author="János Dusa" w:date="2022-05-26T14:52:00Z">
        <w:r w:rsidR="00C867FF" w:rsidDel="00CA35A6">
          <w:delText>lábú</w:delText>
        </w:r>
      </w:del>
      <w:ins w:id="103" w:author="János Dusa" w:date="2022-05-26T14:52:00Z">
        <w:r w:rsidR="00CA35A6">
          <w:t>négylábú</w:t>
        </w:r>
      </w:ins>
      <w:r w:rsidR="00C867FF">
        <w:t xml:space="preserve"> ro</w:t>
      </w:r>
      <w:r w:rsidR="002B7893">
        <w:t>bot a fentiek alapján egyszerre csak egy lábát tudja felemelni</w:t>
      </w:r>
      <w:ins w:id="104" w:author="János Dusa" w:date="2022-05-26T14:49:00Z">
        <w:r w:rsidR="00775A30">
          <w:t>, addig</w:t>
        </w:r>
      </w:ins>
      <w:r w:rsidR="002B7893">
        <w:t xml:space="preserve"> egy hat vagy nyolc lábbal rendelkező</w:t>
      </w:r>
      <w:del w:id="105" w:author="János Dusa" w:date="2022-05-26T14:50:00Z">
        <w:r w:rsidR="002B7893" w:rsidDel="00775A30">
          <w:delText xml:space="preserve"> esetben</w:delText>
        </w:r>
      </w:del>
      <w:r w:rsidR="002B7893">
        <w:t xml:space="preserve"> már három, illetve négy lábat</w:t>
      </w:r>
      <w:del w:id="106" w:author="János Dusa" w:date="2022-05-26T14:50:00Z">
        <w:r w:rsidR="001575AD" w:rsidDel="00775A30">
          <w:delText>,</w:delText>
        </w:r>
      </w:del>
      <w:ins w:id="107" w:author="János Dusa" w:date="2022-05-26T14:50:00Z">
        <w:r w:rsidR="00775A30">
          <w:t xml:space="preserve"> -</w:t>
        </w:r>
      </w:ins>
      <w:r w:rsidR="001575AD">
        <w:t xml:space="preserve"> a szimmetria megtartása érdekében</w:t>
      </w:r>
      <w:del w:id="108" w:author="János Dusa" w:date="2022-05-26T14:50:00Z">
        <w:r w:rsidR="001575AD" w:rsidDel="00775A30">
          <w:delText>,</w:delText>
        </w:r>
      </w:del>
      <w:ins w:id="109" w:author="János Dusa" w:date="2022-05-26T14:50:00Z">
        <w:r w:rsidR="00775A30">
          <w:t xml:space="preserve"> -</w:t>
        </w:r>
      </w:ins>
      <w:r w:rsidR="002B7893">
        <w:t xml:space="preserve"> emel egyszerre a levegőbe, ezzel egy sokkal gyorsabb és stabilabb mozgást </w:t>
      </w:r>
      <w:del w:id="110" w:author="János Dusa" w:date="2022-05-26T14:50:00Z">
        <w:r w:rsidR="002B7893" w:rsidDel="00775A30">
          <w:delText>el</w:delText>
        </w:r>
      </w:del>
      <w:r w:rsidR="002B7893">
        <w:t>érve</w:t>
      </w:r>
      <w:ins w:id="111" w:author="János Dusa" w:date="2022-05-26T14:50:00Z">
        <w:r w:rsidR="00775A30">
          <w:t xml:space="preserve"> el</w:t>
        </w:r>
      </w:ins>
      <w:r w:rsidR="002B7893">
        <w:t xml:space="preserve">. A fentiek alapján sejthetjük, hogy egy </w:t>
      </w:r>
      <w:del w:id="112" w:author="János Dusa" w:date="2022-05-26T14:51:00Z">
        <w:r w:rsidR="002B7893" w:rsidDel="00775A30">
          <w:delText>négy lábú</w:delText>
        </w:r>
      </w:del>
      <w:ins w:id="113" w:author="János Dusa" w:date="2022-05-26T14:51:00Z">
        <w:r w:rsidR="00775A30">
          <w:t>négylábú</w:t>
        </w:r>
      </w:ins>
      <w:r w:rsidR="002B7893">
        <w:t xml:space="preserve">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3FA4C6BD" w:rsidR="001A39F7" w:rsidRDefault="00E6174E" w:rsidP="001A39F7">
      <w:r>
        <w:t xml:space="preserve">A járási algoritmus </w:t>
      </w:r>
      <w:del w:id="114" w:author="János Dusa" w:date="2022-05-26T14:38:00Z">
        <w:r w:rsidR="005F5381" w:rsidDel="00457D85">
          <w:delText>újra tervezésekor</w:delText>
        </w:r>
      </w:del>
      <w:ins w:id="115" w:author="János Dusa" w:date="2022-05-26T14:38:00Z">
        <w:r w:rsidR="00457D85">
          <w:t>újratervez</w:t>
        </w:r>
      </w:ins>
      <w:ins w:id="116" w:author="János Dusa" w:date="2022-05-26T14:39:00Z">
        <w:r w:rsidR="00457D85">
          <w:t>és</w:t>
        </w:r>
      </w:ins>
      <w:ins w:id="117" w:author="János Dusa" w:date="2022-05-26T14:53:00Z">
        <w:r w:rsidR="00CA35A6">
          <w:t>e</w:t>
        </w:r>
      </w:ins>
      <w:ins w:id="118" w:author="János Dusa" w:date="2022-05-26T14:39:00Z">
        <w:r w:rsidR="00457D85">
          <w:t>kor</w:t>
        </w:r>
      </w:ins>
      <w:r>
        <w:t xml:space="preserve"> elsődleges szempont</w:t>
      </w:r>
      <w:r w:rsidR="001A39F7">
        <w:t>om</w:t>
      </w:r>
      <w:ins w:id="119" w:author="János Dusa" w:date="2022-05-26T14:54:00Z">
        <w:r w:rsidR="00CA35A6">
          <w:t xml:space="preserve"> az</w:t>
        </w:r>
      </w:ins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del w:id="120" w:author="János Dusa" w:date="2022-05-26T14:55:00Z">
        <w:r w:rsidR="004D5A3D" w:rsidDel="00CA35A6">
          <w:delText>újra tervezésekor</w:delText>
        </w:r>
      </w:del>
      <w:ins w:id="121" w:author="János Dusa" w:date="2022-05-26T14:55:00Z">
        <w:r w:rsidR="00CA35A6">
          <w:t>újratervezésekor</w:t>
        </w:r>
      </w:ins>
      <w:r w:rsidR="004D5A3D">
        <w:t>, e célt figyelembe véve</w:t>
      </w:r>
      <w:r w:rsidR="00C43330">
        <w:t>,</w:t>
      </w:r>
      <w:r w:rsidR="004D5A3D">
        <w:t xml:space="preserve"> úgy alakítottam ki a terv</w:t>
      </w:r>
      <w:ins w:id="122" w:author="János Dusa" w:date="2022-05-26T14:56:00Z">
        <w:r w:rsidR="00CA35A6">
          <w:t>e</w:t>
        </w:r>
      </w:ins>
      <w:del w:id="123" w:author="János Dusa" w:date="2022-05-26T14:55:00Z">
        <w:r w:rsidR="004D5A3D" w:rsidDel="00CA35A6">
          <w:delText>eke</w:delText>
        </w:r>
      </w:del>
      <w:r w:rsidR="004D5A3D">
        <w:t xml:space="preserve">t, hogy az a tengelyekre szimmetrikus legyen, így a robot előre és oldalra </w:t>
      </w:r>
      <w:r w:rsidR="00F42DDA">
        <w:t>a lépéssorrenden kívül ugyanúgy tud</w:t>
      </w:r>
      <w:ins w:id="124" w:author="János Dusa" w:date="2022-05-26T14:55:00Z">
        <w:r w:rsidR="00CA35A6">
          <w:t>j</w:t>
        </w:r>
      </w:ins>
      <w:ins w:id="125" w:author="János Dusa" w:date="2022-05-26T14:56:00Z">
        <w:r w:rsidR="00CA35A6">
          <w:t>on</w:t>
        </w:r>
      </w:ins>
      <w:r w:rsidR="00F42DDA">
        <w:t xml:space="preserve"> lépni</w:t>
      </w:r>
      <w:r w:rsidR="004D5A3D">
        <w:t xml:space="preserve">. </w:t>
      </w:r>
      <w:r w:rsidR="00C43330">
        <w:t>Azt változtatva, hogy mennyit lépjen előre és oldalra, a robot tetszőleges irányba mozgatható úgy, hogy végig egy irányba néz, tehát</w:t>
      </w:r>
      <w:ins w:id="126" w:author="János Dusa" w:date="2022-05-26T14:56:00Z">
        <w:r w:rsidR="00CA35A6">
          <w:t xml:space="preserve"> </w:t>
        </w:r>
      </w:ins>
      <w:ins w:id="127" w:author="János Dusa" w:date="2022-05-26T14:57:00Z">
        <w:r w:rsidR="00CA35A6">
          <w:t>ily</w:t>
        </w:r>
      </w:ins>
      <w:ins w:id="128" w:author="János Dusa" w:date="2022-05-26T14:58:00Z">
        <w:r w:rsidR="002613E0">
          <w:t xml:space="preserve"> </w:t>
        </w:r>
      </w:ins>
      <w:ins w:id="129" w:author="János Dusa" w:date="2022-05-26T14:57:00Z">
        <w:r w:rsidR="00CA35A6">
          <w:t>módon</w:t>
        </w:r>
      </w:ins>
      <w:r w:rsidR="00C43330">
        <w:t xml:space="preserve">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ins w:id="130" w:author="János Dusa" w:date="2022-05-26T14:56:00Z">
        <w:r w:rsidR="00CA35A6">
          <w:t>vá válik</w:t>
        </w:r>
      </w:ins>
      <w:r w:rsidR="00891A2D">
        <w:t>.</w:t>
      </w:r>
    </w:p>
    <w:p w14:paraId="76DCF4EC" w14:textId="18A79422" w:rsidR="00DB1924" w:rsidRDefault="00F761E6" w:rsidP="00DB1924">
      <w:r>
        <w:t>A fent említett általános mozgási algoritmus tervezésekor figyelembe vettem</w:t>
      </w:r>
      <w:ins w:id="131" w:author="János Dusa" w:date="2022-05-26T14:58:00Z">
        <w:r w:rsidR="002613E0">
          <w:t xml:space="preserve"> azt</w:t>
        </w:r>
      </w:ins>
      <w:r>
        <w:t>, hogy a robot</w:t>
      </w:r>
      <w:r w:rsidR="005777C9">
        <w:t xml:space="preserve"> </w:t>
      </w:r>
      <w:commentRangeStart w:id="132"/>
      <w:r w:rsidR="005777C9">
        <w:t>ROS</w:t>
      </w:r>
      <w:commentRangeEnd w:id="132"/>
      <w:r w:rsidR="0050564C">
        <w:rPr>
          <w:rStyle w:val="Jegyzethivatkozs"/>
        </w:rPr>
        <w:commentReference w:id="132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 xml:space="preserve">környezetbe való integrálása </w:t>
      </w:r>
      <w:ins w:id="133" w:author="János Dusa" w:date="2022-05-26T14:59:00Z">
        <w:r w:rsidR="002613E0">
          <w:t xml:space="preserve">is </w:t>
        </w:r>
      </w:ins>
      <w:r w:rsidR="005777C9">
        <w:t>a cél</w:t>
      </w:r>
      <w:ins w:id="134" w:author="János Dusa" w:date="2022-05-26T14:59:00Z">
        <w:r w:rsidR="002613E0">
          <w:t>jaim között szerepel</w:t>
        </w:r>
      </w:ins>
      <w:del w:id="135" w:author="János Dusa" w:date="2022-05-26T14:59:00Z">
        <w:r w:rsidR="00E16169" w:rsidDel="002613E0">
          <w:delText>om</w:delText>
        </w:r>
      </w:del>
      <w:r w:rsidR="008D2E24">
        <w:t xml:space="preserve">, melyre az </w:t>
      </w:r>
      <w:commentRangeStart w:id="136"/>
      <w:r w:rsidR="008D2E24" w:rsidRPr="008D2E24">
        <w:rPr>
          <w:color w:val="FF0000"/>
        </w:rPr>
        <w:t>XY</w:t>
      </w:r>
      <w:r w:rsidR="008D2E24">
        <w:t xml:space="preserve"> </w:t>
      </w:r>
      <w:commentRangeEnd w:id="136"/>
      <w:r w:rsidR="0050564C">
        <w:rPr>
          <w:rStyle w:val="Jegyzethivatkozs"/>
        </w:rPr>
        <w:commentReference w:id="136"/>
      </w:r>
      <w:r w:rsidR="008D2E24">
        <w:t>pontban térek ki részletesebben</w:t>
      </w:r>
      <w:r w:rsidR="00E16169">
        <w:t xml:space="preserve">. </w:t>
      </w:r>
      <w:commentRangeStart w:id="137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>két paramétert vár, a cél pozíció koordinátait a robot koordináta tengelyében, azaz az elmozdulás vektort, illetve azt az elfordulás mennyiség</w:t>
      </w:r>
      <w:ins w:id="138" w:author="János Dusa" w:date="2022-05-26T15:00:00Z">
        <w:r w:rsidR="002613E0">
          <w:t>é</w:t>
        </w:r>
      </w:ins>
      <w:del w:id="139" w:author="János Dusa" w:date="2022-05-26T15:00:00Z">
        <w:r w:rsidR="00975061" w:rsidDel="002613E0">
          <w:delText>e</w:delText>
        </w:r>
      </w:del>
      <w:r w:rsidR="00975061">
        <w:t xml:space="preserve">t, </w:t>
      </w:r>
      <w:del w:id="140" w:author="János Dusa" w:date="2022-05-26T15:00:00Z">
        <w:r w:rsidR="00975061" w:rsidDel="002613E0">
          <w:delText xml:space="preserve">melyet </w:delText>
        </w:r>
      </w:del>
      <w:ins w:id="141" w:author="János Dusa" w:date="2022-05-26T15:00:00Z">
        <w:r w:rsidR="002613E0">
          <w:t xml:space="preserve">mellyel </w:t>
        </w:r>
      </w:ins>
      <w:r w:rsidR="00975061">
        <w:t xml:space="preserve">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137"/>
      <w:r w:rsidR="00096618">
        <w:rPr>
          <w:rStyle w:val="Jegyzethivatkozs"/>
        </w:rPr>
        <w:commentReference w:id="137"/>
      </w:r>
      <w:commentRangeStart w:id="142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</w:t>
      </w:r>
      <w:del w:id="143" w:author="János Dusa" w:date="2022-05-26T15:00:00Z">
        <w:r w:rsidR="00D82423" w:rsidDel="002613E0">
          <w:delText>láb lépés</w:delText>
        </w:r>
      </w:del>
      <w:ins w:id="144" w:author="János Dusa" w:date="2022-05-26T15:00:00Z">
        <w:r w:rsidR="002613E0">
          <w:t>láblépés</w:t>
        </w:r>
      </w:ins>
      <w:r w:rsidR="0061606D">
        <w:t xml:space="preserve"> távolságot</w:t>
      </w:r>
      <w:r w:rsidR="00D82423">
        <w:t>, melyet a lábak elérési tartománya határol</w:t>
      </w:r>
      <w:ins w:id="145" w:author="János Dusa" w:date="2022-05-26T15:00:00Z">
        <w:r w:rsidR="002613E0">
          <w:t xml:space="preserve"> be</w:t>
        </w:r>
      </w:ins>
      <w:r w:rsidR="00D82423">
        <w:t xml:space="preserve">. </w:t>
      </w:r>
      <w:r w:rsidR="00C83822">
        <w:t xml:space="preserve">Majd </w:t>
      </w:r>
      <w:r w:rsidR="00C83822">
        <w:lastRenderedPageBreak/>
        <w:t xml:space="preserve">kiszámolja a lelépendő távolság és az elfordulandó szög alapján azt a </w:t>
      </w:r>
      <w:r w:rsidR="007F5C2E">
        <w:t xml:space="preserve">lépéstávolságot, illetve lépésenkénti elfordulást, melyet a robot ténylegesen </w:t>
      </w:r>
      <w:del w:id="146" w:author="János Dusa" w:date="2022-05-26T15:02:00Z">
        <w:r w:rsidR="007F5C2E" w:rsidDel="002613E0">
          <w:delText xml:space="preserve">lépni </w:delText>
        </w:r>
      </w:del>
      <w:ins w:id="147" w:author="János Dusa" w:date="2022-05-26T15:02:00Z">
        <w:r w:rsidR="002613E0">
          <w:t xml:space="preserve">meg </w:t>
        </w:r>
      </w:ins>
      <w:r w:rsidR="007F5C2E">
        <w:t>fog</w:t>
      </w:r>
      <w:ins w:id="148" w:author="János Dusa" w:date="2022-05-26T15:02:00Z">
        <w:r w:rsidR="002613E0">
          <w:t xml:space="preserve"> tenni</w:t>
        </w:r>
      </w:ins>
      <w:r w:rsidR="007F5C2E">
        <w:t xml:space="preserve">. A tényleges lépéstávolság nem minden esetben egyenlő a maximummal, </w:t>
      </w:r>
      <w:del w:id="149" w:author="János Dusa" w:date="2022-05-26T15:02:00Z">
        <w:r w:rsidR="007F5C2E" w:rsidDel="00E77507">
          <w:delText xml:space="preserve">hogyha </w:delText>
        </w:r>
      </w:del>
      <w:ins w:id="150" w:author="János Dusa" w:date="2022-05-26T15:02:00Z">
        <w:r w:rsidR="00E77507">
          <w:t xml:space="preserve">hiszen </w:t>
        </w:r>
      </w:ins>
      <w:ins w:id="151" w:author="János Dusa" w:date="2022-05-26T15:03:00Z">
        <w:r w:rsidR="00E77507">
          <w:t xml:space="preserve">sokszor </w:t>
        </w:r>
      </w:ins>
      <w:r w:rsidR="007F5C2E">
        <w:t xml:space="preserve">a lelépendő távolság </w:t>
      </w:r>
      <w:del w:id="152" w:author="János Dusa" w:date="2022-05-26T15:03:00Z">
        <w:r w:rsidR="007F5C2E" w:rsidDel="00E77507">
          <w:delText xml:space="preserve">nem </w:delText>
        </w:r>
      </w:del>
      <w:ins w:id="153" w:author="János Dusa" w:date="2022-05-26T15:03:00Z">
        <w:r w:rsidR="00E77507">
          <w:t xml:space="preserve">sem </w:t>
        </w:r>
      </w:ins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142"/>
      <w:r w:rsidR="008A51E5">
        <w:rPr>
          <w:rStyle w:val="Jegyzethivatkozs"/>
        </w:rPr>
        <w:commentReference w:id="142"/>
      </w:r>
    </w:p>
    <w:p w14:paraId="2633E6EA" w14:textId="1AB21A60" w:rsidR="00FF6EDF" w:rsidRDefault="00FF6EDF" w:rsidP="00FF6EDF">
      <w:pPr>
        <w:pStyle w:val="Cmsor2"/>
      </w:pPr>
      <w:bookmarkStart w:id="154" w:name="_Toc104453401"/>
      <w:bookmarkStart w:id="155" w:name="_Ref104463270"/>
      <w:bookmarkStart w:id="156" w:name="_Ref104463290"/>
      <w:r>
        <w:t xml:space="preserve">Láb elérési </w:t>
      </w:r>
      <w:r w:rsidR="0083743D">
        <w:t>tartománya</w:t>
      </w:r>
      <w:bookmarkEnd w:id="154"/>
      <w:bookmarkEnd w:id="155"/>
      <w:bookmarkEnd w:id="156"/>
    </w:p>
    <w:p w14:paraId="7E407173" w14:textId="08FC90D5" w:rsidR="00DB1924" w:rsidRDefault="008F0BD3" w:rsidP="00DB1924">
      <w:commentRangeStart w:id="157"/>
      <w:r>
        <w:t xml:space="preserve">A mozgási algoritmus </w:t>
      </w:r>
      <w:r w:rsidR="00D35942">
        <w:t xml:space="preserve">elkészítése </w:t>
      </w:r>
      <w:del w:id="158" w:author="János Dusa" w:date="2022-05-26T15:04:00Z">
        <w:r w:rsidR="00D35942" w:rsidDel="00E77507">
          <w:delText>elött</w:delText>
        </w:r>
      </w:del>
      <w:ins w:id="159" w:author="János Dusa" w:date="2022-05-26T15:04:00Z">
        <w:r w:rsidR="00E77507">
          <w:t>előtt</w:t>
        </w:r>
      </w:ins>
      <w:r w:rsidR="00D35942">
        <w:t xml:space="preserve">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11376A">
        <w:t>3.1.1</w:t>
      </w:r>
      <w:r w:rsidR="00DB1924">
        <w:fldChar w:fldCharType="end"/>
      </w:r>
      <w:commentRangeStart w:id="160"/>
      <w:r w:rsidR="00D84C7E">
        <w:t xml:space="preserve"> </w:t>
      </w:r>
      <w:commentRangeEnd w:id="160"/>
      <w:r w:rsidR="00D84C7E">
        <w:rPr>
          <w:rStyle w:val="Jegyzethivatkozs"/>
        </w:rPr>
        <w:commentReference w:id="160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11376A">
        <w:t>3.1.4</w:t>
      </w:r>
      <w:r w:rsidR="00DB1924">
        <w:fldChar w:fldCharType="end"/>
      </w:r>
      <w:r w:rsidR="00CA2287">
        <w:t xml:space="preserve"> fejezetben térek ki bővebben.</w:t>
      </w:r>
      <w:commentRangeEnd w:id="157"/>
      <w:r w:rsidR="004941C3">
        <w:rPr>
          <w:rStyle w:val="Jegyzethivatkozs"/>
        </w:rPr>
        <w:commentReference w:id="157"/>
      </w:r>
    </w:p>
    <w:p w14:paraId="31C6AC86" w14:textId="1F9FBE4D" w:rsidR="00AA344F" w:rsidRDefault="00AA344F" w:rsidP="00AA344F">
      <w:pPr>
        <w:pStyle w:val="Cmsor3"/>
      </w:pPr>
      <w:bookmarkStart w:id="161" w:name="_Az_elérési_tartomány"/>
      <w:bookmarkStart w:id="162" w:name="_Ref103162995"/>
      <w:bookmarkStart w:id="163" w:name="_Ref103164328"/>
      <w:bookmarkStart w:id="164" w:name="_Toc104453402"/>
      <w:bookmarkEnd w:id="161"/>
      <w:r>
        <w:t>Az elérési tartomány</w:t>
      </w:r>
      <w:bookmarkEnd w:id="162"/>
      <w:bookmarkEnd w:id="163"/>
      <w:bookmarkEnd w:id="164"/>
    </w:p>
    <w:p w14:paraId="516A90E2" w14:textId="1C16E829" w:rsidR="00817AD6" w:rsidRPr="00252E1C" w:rsidRDefault="004941C3" w:rsidP="004941C3"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165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165"/>
      <w:r w:rsidR="00252E1C">
        <w:rPr>
          <w:rStyle w:val="Jegyzethivatkozs"/>
        </w:rPr>
        <w:commentReference w:id="165"/>
      </w:r>
    </w:p>
    <w:p w14:paraId="4E545F79" w14:textId="45BE14C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11376A">
        <w:t>0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166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166"/>
      <w:r w:rsidR="00B610BB">
        <w:rPr>
          <w:rStyle w:val="Jegyzethivatkozs"/>
        </w:rPr>
        <w:commentReference w:id="166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167" w:name="_Toc104453403"/>
      <w:r>
        <w:t>Láb pályája</w:t>
      </w:r>
      <w:bookmarkEnd w:id="167"/>
    </w:p>
    <w:p w14:paraId="153D00E3" w14:textId="00F46569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11376A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11376A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168" w:name="_Ref103208144"/>
      <w:bookmarkStart w:id="169" w:name="_Toc104453404"/>
      <w:r>
        <w:t>Elérési tartomány középpontja</w:t>
      </w:r>
      <w:bookmarkEnd w:id="168"/>
      <w:bookmarkEnd w:id="169"/>
    </w:p>
    <w:p w14:paraId="0DFD14D5" w14:textId="35FFCA17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r w:rsidR="00BE2CBB">
        <w:t>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>z xy képen látható 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11376A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r w:rsidR="003A430B">
        <w:t>C</w:t>
      </w:r>
      <w:r w:rsidR="003A430B" w:rsidRPr="003A430B">
        <w:rPr>
          <w:vertAlign w:val="subscript"/>
        </w:rPr>
        <w:t>i</w:t>
      </w:r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170"/>
      <w:r>
        <w:rPr>
          <w:color w:val="FF0000"/>
        </w:rPr>
        <w:t>képletet beszúrni erről</w:t>
      </w:r>
      <w:commentRangeEnd w:id="170"/>
      <w:r w:rsidR="00D01138">
        <w:rPr>
          <w:rStyle w:val="Jegyzethivatkozs"/>
        </w:rPr>
        <w:commentReference w:id="170"/>
      </w:r>
    </w:p>
    <w:p w14:paraId="02BE47DD" w14:textId="7B33A54B" w:rsidR="00D15A1F" w:rsidRPr="00D15A1F" w:rsidRDefault="00DB1924" w:rsidP="00125D5D">
      <w:commentRangeStart w:id="171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C</w:t>
      </w:r>
      <w:r w:rsidR="007A4576" w:rsidRPr="007A4576">
        <w:rPr>
          <w:vertAlign w:val="subscript"/>
        </w:rPr>
        <w:t>i</w:t>
      </w:r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171"/>
      <w:r w:rsidR="00D01138">
        <w:rPr>
          <w:rStyle w:val="Jegyzethivatkozs"/>
        </w:rPr>
        <w:commentReference w:id="171"/>
      </w:r>
    </w:p>
    <w:p w14:paraId="3C46988D" w14:textId="58D7AC7F" w:rsidR="00AA344F" w:rsidRDefault="00AA344F" w:rsidP="00AA344F">
      <w:pPr>
        <w:pStyle w:val="Cmsor3"/>
      </w:pPr>
      <w:bookmarkStart w:id="172" w:name="_Ref103164340"/>
      <w:bookmarkStart w:id="173" w:name="_Toc104453405"/>
      <w:commentRangeStart w:id="174"/>
      <w:r>
        <w:lastRenderedPageBreak/>
        <w:t>Az elérési tartomány továbbfejlesztése</w:t>
      </w:r>
      <w:bookmarkEnd w:id="172"/>
      <w:commentRangeEnd w:id="174"/>
      <w:r w:rsidR="00125D5D">
        <w:rPr>
          <w:rStyle w:val="Jegyzethivatkozs"/>
          <w:rFonts w:cs="Times New Roman"/>
          <w:b w:val="0"/>
          <w:bCs w:val="0"/>
        </w:rPr>
        <w:commentReference w:id="174"/>
      </w:r>
      <w:bookmarkEnd w:id="173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175" w:name="_Ref103208882"/>
      <w:bookmarkStart w:id="176" w:name="_Ref103257635"/>
      <w:bookmarkStart w:id="177" w:name="_Ref103453417"/>
      <w:bookmarkStart w:id="178" w:name="_Toc104453406"/>
      <w:r>
        <w:t>Maximális</w:t>
      </w:r>
      <w:r w:rsidR="0036329D">
        <w:t xml:space="preserve"> lépéstávolság</w:t>
      </w:r>
      <w:bookmarkEnd w:id="175"/>
      <w:bookmarkEnd w:id="176"/>
      <w:bookmarkEnd w:id="177"/>
      <w:bookmarkEnd w:id="178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179" w:name="_Ref103210450"/>
      <w:bookmarkStart w:id="180" w:name="_Toc104453407"/>
      <w:r>
        <w:t>Láb</w:t>
      </w:r>
      <w:r w:rsidR="00476815">
        <w:t xml:space="preserve"> pályájának</w:t>
      </w:r>
      <w:r>
        <w:t xml:space="preserve"> metszete a lépési tartománnyal</w:t>
      </w:r>
      <w:bookmarkEnd w:id="179"/>
      <w:bookmarkEnd w:id="180"/>
    </w:p>
    <w:p w14:paraId="607D5313" w14:textId="66D53C4B" w:rsidR="00F40C75" w:rsidRDefault="009152C4" w:rsidP="008C7CE3">
      <w:r>
        <w:t xml:space="preserve">A fent említett lábankénti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</w:t>
      </w:r>
      <w:r w:rsidR="00AD2F82">
        <w:lastRenderedPageBreak/>
        <w:t>tartoznak.</w:t>
      </w:r>
      <w:r w:rsidR="00E50EC1">
        <w:t xml:space="preserve"> A 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7CC14A32" w:rsidR="002D095C" w:rsidRDefault="002D095C" w:rsidP="00323F27">
      <w:r>
        <w:t xml:space="preserve">Mivel a számítások a szimuláció után a mikrokontrolleren fognak megvalósulni </w:t>
      </w:r>
      <w:r w:rsidR="00204CEC">
        <w:t>float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>zért felhasználtam egy eps</w:t>
      </w:r>
      <w:ins w:id="181" w:author="János Dusa" w:date="2022-05-26T15:08:00Z">
        <w:r w:rsidR="00930DFB">
          <w:t>z</w:t>
        </w:r>
      </w:ins>
      <w:r w:rsidR="00204CEC">
        <w:t xml:space="preserve">ilon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182" w:name="_Toc104453408"/>
      <w:commentRangeStart w:id="183"/>
      <w:r>
        <w:t>Lépéstávolság</w:t>
      </w:r>
      <w:commentRangeEnd w:id="183"/>
      <w:r w:rsidR="00405EF6">
        <w:rPr>
          <w:rStyle w:val="Jegyzethivatkozs"/>
          <w:rFonts w:cs="Times New Roman"/>
          <w:b w:val="0"/>
          <w:bCs w:val="0"/>
        </w:rPr>
        <w:commentReference w:id="183"/>
      </w:r>
      <w:bookmarkEnd w:id="182"/>
    </w:p>
    <w:p w14:paraId="70C57532" w14:textId="06760868" w:rsidR="00BA0331" w:rsidRDefault="00405EF6" w:rsidP="00F93858">
      <w:r>
        <w:t xml:space="preserve">A </w:t>
      </w:r>
      <w:r w:rsidR="001377FA">
        <w:t xml:space="preserve">maximális lépéstávolság kiszámítása </w:t>
      </w:r>
      <w:del w:id="184" w:author="János Dusa" w:date="2022-05-26T15:04:00Z">
        <w:r w:rsidR="001377FA" w:rsidDel="00E77507">
          <w:delText xml:space="preserve">elött </w:delText>
        </w:r>
      </w:del>
      <w:ins w:id="185" w:author="János Dusa" w:date="2022-05-26T15:04:00Z">
        <w:r w:rsidR="00E77507">
          <w:t xml:space="preserve">előtt </w:t>
        </w:r>
      </w:ins>
      <w:r w:rsidR="001377FA">
        <w:t xml:space="preserve">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11376A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186"/>
      <w:r w:rsidR="001377FA">
        <w:t>két pont</w:t>
      </w:r>
      <w:commentRangeEnd w:id="186"/>
      <w:r w:rsidR="001377FA">
        <w:rPr>
          <w:rStyle w:val="Jegyzethivatkozs"/>
        </w:rPr>
        <w:commentReference w:id="186"/>
      </w:r>
      <w:r w:rsidR="001377FA">
        <w:t xml:space="preserve"> közül az lesz a </w:t>
      </w:r>
      <w:del w:id="187" w:author="János Dusa" w:date="2022-05-26T15:06:00Z">
        <w:r w:rsidR="001377FA" w:rsidDel="00E77507">
          <w:delText>megfejelő</w:delText>
        </w:r>
      </w:del>
      <w:ins w:id="188" w:author="János Dusa" w:date="2022-05-26T15:06:00Z">
        <w:r w:rsidR="00E77507">
          <w:t>megfelelő</w:t>
        </w:r>
      </w:ins>
      <w:r w:rsidR="001377FA">
        <w:t xml:space="preserve">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eps</w:t>
      </w:r>
      <w:ins w:id="189" w:author="János Dusa" w:date="2022-05-26T15:08:00Z">
        <w:r w:rsidR="00930DFB">
          <w:t>z</w:t>
        </w:r>
      </w:ins>
      <w:r w:rsidR="00F93858">
        <w:t>ilon változót a pontatlanságból eredő hiba elkerülésére.</w:t>
      </w:r>
    </w:p>
    <w:p w14:paraId="147E3E3D" w14:textId="6699AF3A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</w:t>
      </w:r>
      <w:ins w:id="190" w:author="János Dusa" w:date="2022-05-26T15:09:00Z">
        <w:r w:rsidR="00930DFB">
          <w:t>ul</w:t>
        </w:r>
      </w:ins>
      <w:del w:id="191" w:author="János Dusa" w:date="2022-05-26T15:09:00Z">
        <w:r w:rsidDel="00930DFB">
          <w:delText>,</w:delText>
        </w:r>
      </w:del>
      <w:r>
        <w:t xml:space="preserve"> a</w:t>
      </w:r>
      <w:r w:rsidR="00FD36D6">
        <w:t>zon legnagyobb távolságra utal, melyet még minden láb leléphet</w:t>
      </w:r>
      <w:ins w:id="192" w:author="János Dusa" w:date="2022-05-26T15:09:00Z">
        <w:r w:rsidR="00930DFB">
          <w:t>,</w:t>
        </w:r>
      </w:ins>
      <w:r w:rsidR="00FD36D6">
        <w:t xml:space="preserve"> mielőtt elérné az elérési tartomány szélét. Ezek után egyértelművé válik</w:t>
      </w:r>
      <w:ins w:id="193" w:author="János Dusa" w:date="2022-05-26T15:09:00Z">
        <w:r w:rsidR="00930DFB">
          <w:t xml:space="preserve"> az</w:t>
        </w:r>
      </w:ins>
      <w:r w:rsidR="00FD36D6">
        <w:t xml:space="preserve">, hogy a négy lépéstávolság minimumát kell venni </w:t>
      </w:r>
      <w:del w:id="194" w:author="János Dusa" w:date="2022-05-26T15:10:00Z">
        <w:r w:rsidR="00FD36D6" w:rsidDel="00930DFB">
          <w:delText xml:space="preserve">az </w:delText>
        </w:r>
      </w:del>
      <w:ins w:id="195" w:author="János Dusa" w:date="2022-05-26T15:10:00Z">
        <w:r w:rsidR="00930DFB">
          <w:t xml:space="preserve">annak </w:t>
        </w:r>
      </w:ins>
      <w:r w:rsidR="00FD36D6">
        <w:t xml:space="preserve">érdekében, hogy </w:t>
      </w:r>
      <w:del w:id="196" w:author="János Dusa" w:date="2022-05-26T15:10:00Z">
        <w:r w:rsidR="00FD36D6" w:rsidDel="00930DFB">
          <w:delText xml:space="preserve">semmikor </w:delText>
        </w:r>
      </w:del>
      <w:ins w:id="197" w:author="János Dusa" w:date="2022-05-26T15:10:00Z">
        <w:r w:rsidR="00930DFB">
          <w:t xml:space="preserve">soha </w:t>
        </w:r>
      </w:ins>
      <w:r w:rsidR="00653165">
        <w:t xml:space="preserve">ne léphessen </w:t>
      </w:r>
      <w:ins w:id="198" w:author="János Dusa" w:date="2022-05-26T15:10:00Z">
        <w:r w:rsidR="00930DFB">
          <w:t xml:space="preserve">ki </w:t>
        </w:r>
      </w:ins>
      <w:r w:rsidR="00653165">
        <w:t xml:space="preserve">egyik láb sem </w:t>
      </w:r>
      <w:del w:id="199" w:author="János Dusa" w:date="2022-05-26T15:10:00Z">
        <w:r w:rsidR="00653165" w:rsidDel="00930DFB">
          <w:delText xml:space="preserve">ki </w:delText>
        </w:r>
      </w:del>
      <w:r w:rsidR="00653165">
        <w:t>az elérési tartományból.</w:t>
      </w:r>
    </w:p>
    <w:p w14:paraId="269BCDC2" w14:textId="3FA13409" w:rsidR="0036329D" w:rsidRDefault="00484E45" w:rsidP="0036329D">
      <w:pPr>
        <w:pStyle w:val="Cmsor2"/>
      </w:pPr>
      <w:bookmarkStart w:id="200" w:name="_Toc104453409"/>
      <w:r>
        <w:t xml:space="preserve">Lépéstávolság </w:t>
      </w:r>
      <w:del w:id="201" w:author="János Dusa" w:date="2022-05-26T15:12:00Z">
        <w:r w:rsidDel="00A637C5">
          <w:delText xml:space="preserve">kiszámolása </w:delText>
        </w:r>
      </w:del>
      <w:ins w:id="202" w:author="János Dusa" w:date="2022-05-26T15:12:00Z">
        <w:r w:rsidR="00A637C5">
          <w:t xml:space="preserve">kiszámítása </w:t>
        </w:r>
      </w:ins>
      <w:r>
        <w:t>a teljes távolság függvényében</w:t>
      </w:r>
      <w:bookmarkEnd w:id="200"/>
    </w:p>
    <w:p w14:paraId="0A7DEF19" w14:textId="02E2729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11376A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34705D46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del w:id="203" w:author="János Dusa" w:date="2022-05-26T15:14:00Z">
        <w:r w:rsidDel="00A637C5">
          <w:delText xml:space="preserve">csak </w:delText>
        </w:r>
      </w:del>
      <w:r>
        <w:t>akkor</w:t>
      </w:r>
      <w:ins w:id="204" w:author="János Dusa" w:date="2022-05-26T15:14:00Z">
        <w:r w:rsidR="00A637C5">
          <w:t xml:space="preserve"> nem</w:t>
        </w:r>
      </w:ins>
      <w:r>
        <w:t xml:space="preserve"> egyenletes, ha a lelépendő távolság </w:t>
      </w:r>
      <w:del w:id="205" w:author="János Dusa" w:date="2022-05-26T15:14:00Z">
        <w:r w:rsidDel="00A637C5">
          <w:delText xml:space="preserve">nem </w:delText>
        </w:r>
      </w:del>
      <w:ins w:id="206" w:author="János Dusa" w:date="2022-05-26T15:14:00Z">
        <w:r w:rsidR="00A637C5">
          <w:t xml:space="preserve">sem </w:t>
        </w:r>
      </w:ins>
      <w:r>
        <w:t>egész többszöröse a maximális lépéstávolságnak</w:t>
      </w:r>
      <w:ins w:id="207" w:author="János Dusa" w:date="2022-05-26T15:14:00Z">
        <w:r w:rsidR="00A637C5">
          <w:t>, így</w:t>
        </w:r>
      </w:ins>
      <w:r>
        <w:t xml:space="preserve"> a </w:t>
      </w:r>
      <w:r w:rsidR="00082D2E">
        <w:t>lépések legvégén egy maradék, kisebb</w:t>
      </w:r>
      <w:del w:id="208" w:author="János Dusa" w:date="2022-05-26T15:15:00Z">
        <w:r w:rsidR="00082D2E" w:rsidDel="00A637C5">
          <w:delText>,</w:delText>
        </w:r>
      </w:del>
      <w:r w:rsidR="00082D2E">
        <w:t xml:space="preserve">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11376A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</w:t>
      </w:r>
      <w:ins w:id="209" w:author="János Dusa" w:date="2022-05-26T15:17:00Z">
        <w:r w:rsidR="00A637C5">
          <w:t>z így</w:t>
        </w:r>
      </w:ins>
      <w:r w:rsidR="000B2781">
        <w:t xml:space="preserve"> kapott eredmény a lépésszám minimumát képezi. </w:t>
      </w:r>
      <w:del w:id="210" w:author="János Dusa" w:date="2022-05-26T15:17:00Z">
        <w:r w:rsidR="000B2781" w:rsidDel="00A637C5">
          <w:delText xml:space="preserve">A </w:delText>
        </w:r>
      </w:del>
      <w:ins w:id="211" w:author="János Dusa" w:date="2022-05-26T15:17:00Z">
        <w:r w:rsidR="00A637C5">
          <w:t xml:space="preserve">Mivel a </w:t>
        </w:r>
      </w:ins>
      <w:r w:rsidR="000B2781">
        <w:t xml:space="preserve">robot csak egész számú </w:t>
      </w:r>
      <w:r w:rsidR="000B2781">
        <w:lastRenderedPageBreak/>
        <w:t xml:space="preserve">lépést tud megtenni, ezért az előbb számított lépésszámot egész számra felkerekíti, majd </w:t>
      </w:r>
      <w:r w:rsidR="00CB25D4">
        <w:t>elosztja vele a lelépendő távolságot</w:t>
      </w:r>
      <w:r w:rsidR="00940E1D">
        <w:t>, így megkapva azt a</w:t>
      </w:r>
      <w:ins w:id="212" w:author="János Dusa" w:date="2022-05-26T15:18:00Z">
        <w:r w:rsidR="002128DD">
          <w:t>z új</w:t>
        </w:r>
      </w:ins>
      <w:r w:rsidR="00940E1D">
        <w:t xml:space="preserve"> lépéstávolságot, mellyel </w:t>
      </w:r>
      <w:ins w:id="213" w:author="János Dusa" w:date="2022-05-26T15:19:00Z">
        <w:r w:rsidR="002128DD">
          <w:t xml:space="preserve">immár </w:t>
        </w:r>
      </w:ins>
      <w:r w:rsidR="00940E1D">
        <w:t>egységes lépésekkel lépi le a robot a kiadott távolságot. A fentihez hasonló módon kiszámolja a lépésenkénti forgási szöget is.</w:t>
      </w:r>
    </w:p>
    <w:p w14:paraId="0B5DCCEB" w14:textId="4F1EBE83" w:rsidR="00940E1D" w:rsidRPr="00EF3EBB" w:rsidRDefault="00940E1D" w:rsidP="00EF3EBB">
      <w:r>
        <w:t>Abban az esetben, ha a robotnak forognia is kell mozgás közben, elképzelhető olyan variáció</w:t>
      </w:r>
      <w:ins w:id="214" w:author="János Dusa" w:date="2022-05-26T15:19:00Z">
        <w:r w:rsidR="002128DD">
          <w:t xml:space="preserve"> is</w:t>
        </w:r>
      </w:ins>
      <w:del w:id="215" w:author="János Dusa" w:date="2022-05-26T15:19:00Z">
        <w:r w:rsidDel="002128DD">
          <w:delText>,</w:delText>
        </w:r>
      </w:del>
      <w:ins w:id="216" w:author="János Dusa" w:date="2022-05-26T15:19:00Z">
        <w:r w:rsidR="002128DD">
          <w:t xml:space="preserve"> -</w:t>
        </w:r>
      </w:ins>
      <w:r>
        <w:t xml:space="preserve"> jellemzően kis lelépendő távolság esetén</w:t>
      </w:r>
      <w:ins w:id="217" w:author="János Dusa" w:date="2022-05-26T15:19:00Z">
        <w:r w:rsidR="002128DD">
          <w:t xml:space="preserve"> -</w:t>
        </w:r>
      </w:ins>
      <w:r>
        <w:t xml:space="preserve">, </w:t>
      </w:r>
      <w:del w:id="218" w:author="János Dusa" w:date="2022-05-26T15:20:00Z">
        <w:r w:rsidDel="002128DD">
          <w:delText xml:space="preserve">hogy </w:delText>
        </w:r>
      </w:del>
      <w:ins w:id="219" w:author="János Dusa" w:date="2022-05-26T15:20:00Z">
        <w:r w:rsidR="002128DD">
          <w:t xml:space="preserve">ahol </w:t>
        </w:r>
      </w:ins>
      <w:r>
        <w:t>a kiszámolt lépésszám megtétele alatt</w:t>
      </w:r>
      <w:del w:id="220" w:author="János Dusa" w:date="2022-05-26T15:20:00Z">
        <w:r w:rsidDel="002128DD">
          <w:delText xml:space="preserve"> nem</w:delText>
        </w:r>
      </w:del>
      <w:r>
        <w:t xml:space="preserve"> a robot nem tud elegendőt forogni. Ekkor az algoritmus </w:t>
      </w:r>
      <w:del w:id="221" w:author="János Dusa" w:date="2022-05-26T15:21:00Z">
        <w:r w:rsidDel="002128DD">
          <w:delText>újra számolja</w:delText>
        </w:r>
      </w:del>
      <w:ins w:id="222" w:author="János Dusa" w:date="2022-05-26T15:21:00Z">
        <w:r w:rsidR="002128DD">
          <w:t>újraszámolja</w:t>
        </w:r>
      </w:ins>
      <w:r>
        <w:t xml:space="preserve"> </w:t>
      </w:r>
      <w:r w:rsidR="0088649E">
        <w:t xml:space="preserve">a lépésszámot a maximális lépésenkénti elfordulással </w:t>
      </w:r>
      <w:ins w:id="223" w:author="János Dusa" w:date="2022-05-26T15:21:00Z">
        <w:r w:rsidR="002128DD">
          <w:t xml:space="preserve">együtt, </w:t>
        </w:r>
      </w:ins>
      <w:r w:rsidR="0088649E">
        <w:t>és a fentihez hasonló módon kiszámolja a lépésenkénti lépéstávolságot és elfordulási szöget</w:t>
      </w:r>
      <w:ins w:id="224" w:author="János Dusa" w:date="2022-05-26T15:21:00Z">
        <w:r w:rsidR="002128DD">
          <w:t xml:space="preserve"> is</w:t>
        </w:r>
      </w:ins>
      <w:r w:rsidR="0088649E">
        <w:t>.</w:t>
      </w:r>
    </w:p>
    <w:p w14:paraId="4D6D09DE" w14:textId="038EC293" w:rsidR="00484E45" w:rsidRDefault="00484E45" w:rsidP="00484E45">
      <w:pPr>
        <w:pStyle w:val="Cmsor2"/>
      </w:pPr>
      <w:bookmarkStart w:id="225" w:name="_Toc104453410"/>
      <w:r>
        <w:t>Lépéssorrend kiválasztása mozgásirány függvényében</w:t>
      </w:r>
      <w:bookmarkEnd w:id="225"/>
    </w:p>
    <w:p w14:paraId="16CB3089" w14:textId="2BEC9A9B" w:rsidR="004D5A3D" w:rsidRPr="004D5A3D" w:rsidRDefault="004D5A3D" w:rsidP="004D5A3D">
      <w:pPr>
        <w:pStyle w:val="Cmsor3"/>
      </w:pPr>
      <w:bookmarkStart w:id="226" w:name="_Toc104453411"/>
      <w:r>
        <w:t>Kritikus szög</w:t>
      </w:r>
      <w:bookmarkEnd w:id="226"/>
    </w:p>
    <w:p w14:paraId="313B731E" w14:textId="6DB3C60D" w:rsidR="00AE4DAD" w:rsidRPr="00AE4DAD" w:rsidRDefault="00E6174E" w:rsidP="00D84C7E">
      <w:pPr>
        <w:pStyle w:val="Cmsor2"/>
      </w:pPr>
      <w:bookmarkStart w:id="227" w:name="_Toc104453412"/>
      <w:r>
        <w:t>Láb új pozíciójának kiválasztása</w:t>
      </w:r>
      <w:bookmarkEnd w:id="227"/>
    </w:p>
    <w:p w14:paraId="7888046C" w14:textId="238A5956" w:rsidR="00E775B1" w:rsidRDefault="004F03AA" w:rsidP="00E775B1">
      <w:r>
        <w:t>írni a végrehajtó részről is</w:t>
      </w:r>
      <w:r w:rsidR="00A800BF">
        <w:t>, arról is</w:t>
      </w:r>
      <w:ins w:id="228" w:author="János Dusa" w:date="2022-05-26T15:21:00Z">
        <w:r w:rsidR="002128DD">
          <w:t>,</w:t>
        </w:r>
      </w:ins>
      <w:r w:rsidR="00A800BF">
        <w:t xml:space="preserve"> hogy nem akarom átírni</w:t>
      </w:r>
      <w:r>
        <w:t>, 6 osból reflektáni rá</w:t>
      </w:r>
    </w:p>
    <w:p w14:paraId="4C5FEF47" w14:textId="0A007CD9" w:rsidR="00144EBD" w:rsidRDefault="00144EBD" w:rsidP="00144EBD">
      <w:pPr>
        <w:pStyle w:val="Cmsor2"/>
      </w:pPr>
      <w:bookmarkStart w:id="229" w:name="_Toc104453413"/>
      <w:r>
        <w:t>A mozgási algoritmus hibái</w:t>
      </w:r>
      <w:bookmarkEnd w:id="229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230" w:name="_Ref103721153"/>
      <w:bookmarkStart w:id="231" w:name="_Toc104453414"/>
      <w:r>
        <w:lastRenderedPageBreak/>
        <w:t>Szimuláció</w:t>
      </w:r>
      <w:bookmarkEnd w:id="230"/>
      <w:bookmarkEnd w:id="231"/>
    </w:p>
    <w:p w14:paraId="4406100D" w14:textId="558AD473" w:rsidR="009D2EBB" w:rsidRPr="00114F59" w:rsidRDefault="009D2EBB" w:rsidP="009D2EBB">
      <w:r>
        <w:t xml:space="preserve">Mielőtt a járási algoritmust ténylegesen implementáltam volna a firmware-be, melyet a </w:t>
      </w:r>
      <w:r>
        <w:fldChar w:fldCharType="begin"/>
      </w:r>
      <w:r>
        <w:instrText xml:space="preserve"> REF _Ref104146033 \r \h </w:instrText>
      </w:r>
      <w:r>
        <w:fldChar w:fldCharType="separate"/>
      </w:r>
      <w:r w:rsidR="0011376A">
        <w:t>3</w:t>
      </w:r>
      <w:r>
        <w:fldChar w:fldCharType="end"/>
      </w:r>
      <w:r>
        <w:t xml:space="preserve">. fejezetben </w:t>
      </w:r>
      <w:del w:id="232" w:author="János Dusa" w:date="2022-05-26T15:22:00Z">
        <w:r w:rsidDel="002128DD">
          <w:delText>be</w:delText>
        </w:r>
      </w:del>
      <w:r>
        <w:t>mutattam</w:t>
      </w:r>
      <w:ins w:id="233" w:author="János Dusa" w:date="2022-05-26T15:22:00Z">
        <w:r w:rsidR="002128DD">
          <w:t xml:space="preserve"> be</w:t>
        </w:r>
      </w:ins>
      <w:r>
        <w:t>, le kellett tesztelnem annak működését</w:t>
      </w:r>
      <w:ins w:id="234" w:author="János Dusa" w:date="2022-05-26T15:22:00Z">
        <w:r w:rsidR="00203BE5">
          <w:t xml:space="preserve"> is</w:t>
        </w:r>
      </w:ins>
      <w:r>
        <w:t>. Erre legalkalmasabb egy szimuláció használata, melyben előre elkészíthettem a mozgástervezést anélkül, hogy a megjelenő hibák tönkretették volna a robotot. Szerencsémre Babits Mátyás is gondolt erre munkája során, így elkészített egy szimulátort</w:t>
      </w:r>
      <w:ins w:id="235" w:author="János Dusa" w:date="2022-05-26T15:23:00Z">
        <w:r w:rsidR="00E72856">
          <w:t>,</w:t>
        </w:r>
      </w:ins>
      <w:r>
        <w:t xml:space="preserve"> kifejeztetetten ezen robot mozgás</w:t>
      </w:r>
      <w:ins w:id="236" w:author="János Dusa" w:date="2022-05-26T15:23:00Z">
        <w:r w:rsidR="00E72856">
          <w:t>i</w:t>
        </w:r>
      </w:ins>
      <w:r>
        <w:t xml:space="preserve"> algoritmusának megtervezéséhez. </w:t>
      </w:r>
      <w:sdt>
        <w:sdtPr>
          <w:id w:val="-1166021257"/>
          <w:citation/>
        </w:sdtPr>
        <w:sdtEndPr/>
        <w:sdtContent>
          <w:r>
            <w:fldChar w:fldCharType="begin"/>
          </w:r>
          <w:r>
            <w:instrText xml:space="preserve"> CITATION Bab181 \l 1038 </w:instrText>
          </w:r>
          <w:r>
            <w:fldChar w:fldCharType="separate"/>
          </w:r>
          <w:r w:rsidR="0011376A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Annak ellenére, hogy a szimuláció kifejezetten ehhez a robothoz készült, </w:t>
      </w:r>
      <w:ins w:id="237" w:author="János Dusa" w:date="2022-05-26T15:25:00Z">
        <w:r w:rsidR="00E72856">
          <w:t xml:space="preserve">számomra </w:t>
        </w:r>
      </w:ins>
      <w:r>
        <w:t>nehéz volt</w:t>
      </w:r>
      <w:del w:id="238" w:author="János Dusa" w:date="2022-05-26T15:25:00Z">
        <w:r w:rsidDel="00E72856">
          <w:delText xml:space="preserve"> számomra</w:delText>
        </w:r>
      </w:del>
      <w:r>
        <w:t xml:space="preserve"> lecserélni a régi mechanikai modellt az általam tervezettre, valamint az inverz geometriai modell új roboton való alkalmazása során is kihívásokba ütköztem. Ezen nehézségeket részletesebben a </w:t>
      </w:r>
      <w:r w:rsidRPr="00E72856">
        <w:rPr>
          <w:highlight w:val="yellow"/>
          <w:rPrChange w:id="239" w:author="János Dusa" w:date="2022-05-26T15:24:00Z">
            <w:rPr/>
          </w:rPrChange>
        </w:rPr>
        <w:fldChar w:fldCharType="begin"/>
      </w:r>
      <w:r w:rsidRPr="00E72856">
        <w:rPr>
          <w:highlight w:val="yellow"/>
          <w:rPrChange w:id="240" w:author="János Dusa" w:date="2022-05-26T15:24:00Z">
            <w:rPr/>
          </w:rPrChange>
        </w:rPr>
        <w:instrText xml:space="preserve"> REF _Ref103721234 \r \h </w:instrText>
      </w:r>
      <w:r w:rsidR="00E72856">
        <w:rPr>
          <w:highlight w:val="yellow"/>
        </w:rPr>
        <w:instrText xml:space="preserve"> \* MERGEFORMAT </w:instrText>
      </w:r>
      <w:r w:rsidRPr="006B7360">
        <w:rPr>
          <w:highlight w:val="yellow"/>
        </w:rPr>
      </w:r>
      <w:r w:rsidRPr="00E72856">
        <w:rPr>
          <w:highlight w:val="yellow"/>
          <w:rPrChange w:id="241" w:author="János Dusa" w:date="2022-05-26T15:24:00Z">
            <w:rPr/>
          </w:rPrChange>
        </w:rPr>
        <w:fldChar w:fldCharType="separate"/>
      </w:r>
      <w:r w:rsidR="0011376A" w:rsidRPr="00E72856">
        <w:rPr>
          <w:b/>
          <w:bCs/>
          <w:highlight w:val="yellow"/>
          <w:rPrChange w:id="242" w:author="János Dusa" w:date="2022-05-26T15:24:00Z">
            <w:rPr>
              <w:b/>
              <w:bCs/>
            </w:rPr>
          </w:rPrChange>
        </w:rPr>
        <w:t>Hiba! A hivatkozási forrás nem található.</w:t>
      </w:r>
      <w:r w:rsidRPr="00E72856">
        <w:rPr>
          <w:highlight w:val="yellow"/>
          <w:rPrChange w:id="243" w:author="János Dusa" w:date="2022-05-26T15:24:00Z">
            <w:rPr/>
          </w:rPrChange>
        </w:rPr>
        <w:fldChar w:fldCharType="end"/>
      </w:r>
      <w:r>
        <w:t xml:space="preserve"> részben mutatom be. A szimuláció a kezdeti nehézségek ellenére kifejezetten hasznosnak bizonyult, </w:t>
      </w:r>
      <w:del w:id="244" w:author="János Dusa" w:date="2022-05-26T15:26:00Z">
        <w:r w:rsidDel="00E72856">
          <w:delText xml:space="preserve">miután </w:delText>
        </w:r>
      </w:del>
      <w:ins w:id="245" w:author="János Dusa" w:date="2022-05-26T15:26:00Z">
        <w:r w:rsidR="00E72856">
          <w:t xml:space="preserve">mivel </w:t>
        </w:r>
      </w:ins>
      <w:r>
        <w:t xml:space="preserve">a szimulátor forráskódjának azon része, ami a robot lábainak irányításáért felel, teljesen megegyezik a firmware-en lévő függvényekkel. A teljes mozgási algoritmust meg tudtam tervezni a szimuláción belül, melynek implementálását a </w:t>
      </w:r>
      <w:r w:rsidRPr="00E72856">
        <w:rPr>
          <w:highlight w:val="yellow"/>
          <w:rPrChange w:id="246" w:author="János Dusa" w:date="2022-05-26T15:26:00Z">
            <w:rPr/>
          </w:rPrChange>
        </w:rPr>
        <w:fldChar w:fldCharType="begin"/>
      </w:r>
      <w:r w:rsidRPr="00E72856">
        <w:rPr>
          <w:highlight w:val="yellow"/>
          <w:rPrChange w:id="247" w:author="János Dusa" w:date="2022-05-26T15:26:00Z">
            <w:rPr/>
          </w:rPrChange>
        </w:rPr>
        <w:instrText xml:space="preserve"> REF _Ref104043380 \r \h </w:instrText>
      </w:r>
      <w:r w:rsidR="00E72856">
        <w:rPr>
          <w:highlight w:val="yellow"/>
        </w:rPr>
        <w:instrText xml:space="preserve"> \* MERGEFORMAT </w:instrText>
      </w:r>
      <w:r w:rsidRPr="006B7360">
        <w:rPr>
          <w:highlight w:val="yellow"/>
        </w:rPr>
      </w:r>
      <w:r w:rsidRPr="00E72856">
        <w:rPr>
          <w:highlight w:val="yellow"/>
          <w:rPrChange w:id="248" w:author="János Dusa" w:date="2022-05-26T15:26:00Z">
            <w:rPr/>
          </w:rPrChange>
        </w:rPr>
        <w:fldChar w:fldCharType="separate"/>
      </w:r>
      <w:r w:rsidR="0011376A" w:rsidRPr="00E72856">
        <w:rPr>
          <w:highlight w:val="yellow"/>
          <w:rPrChange w:id="249" w:author="János Dusa" w:date="2022-05-26T15:26:00Z">
            <w:rPr/>
          </w:rPrChange>
        </w:rPr>
        <w:t>0</w:t>
      </w:r>
      <w:r w:rsidRPr="00E72856">
        <w:rPr>
          <w:highlight w:val="yellow"/>
          <w:rPrChange w:id="250" w:author="János Dusa" w:date="2022-05-26T15:26:00Z">
            <w:rPr/>
          </w:rPrChange>
        </w:rPr>
        <w:fldChar w:fldCharType="end"/>
      </w:r>
      <w:r>
        <w:t xml:space="preserve"> pontban kifejtem.</w:t>
      </w:r>
    </w:p>
    <w:p w14:paraId="711711E7" w14:textId="4B4F1B94" w:rsidR="00FB0389" w:rsidRDefault="007E4A8D" w:rsidP="00FB0389">
      <w:pPr>
        <w:pStyle w:val="Cmsor2"/>
      </w:pPr>
      <w:bookmarkStart w:id="251" w:name="_Toc104453415"/>
      <w:r>
        <w:t>Szimulátor működése</w:t>
      </w:r>
      <w:ins w:id="252" w:author="János Dusa" w:date="2022-05-26T15:27:00Z">
        <w:r w:rsidR="00E72856">
          <w:t xml:space="preserve"> az</w:t>
        </w:r>
      </w:ins>
      <w:r>
        <w:t xml:space="preserve"> új paraméterekkel</w:t>
      </w:r>
      <w:bookmarkEnd w:id="251"/>
    </w:p>
    <w:p w14:paraId="335E0A3C" w14:textId="48D7B0D7" w:rsidR="009D2EBB" w:rsidRPr="007E4A8D" w:rsidRDefault="009D2EBB" w:rsidP="009D2EBB">
      <w:bookmarkStart w:id="253" w:name="_Ref104129264"/>
      <w:r>
        <w:t xml:space="preserve">A Babits Mátyás által készített szimulátort átalakítottam úgy, hogy az általam készített 3D modellel is problémamentesen működjön. A szimulátorba nem teljesen ugyanazon modelleket töltöttem be, mint amelyek ki lettek nyomtatva, mert abban az esetben a szimulátorban kellett volna összeszerelni a robotot is, és az nagyban megbonyolította volna azt. </w:t>
      </w:r>
      <w:commentRangeStart w:id="254"/>
      <w:r>
        <w:t xml:space="preserve">A szimulátorba betöltött elemeket külön a </w:t>
      </w:r>
      <w:del w:id="255" w:author="János Dusa" w:date="2022-05-26T15:29:00Z">
        <w:r w:rsidDel="00286C2C">
          <w:delText>modell tervező</w:delText>
        </w:r>
      </w:del>
      <w:ins w:id="256" w:author="János Dusa" w:date="2022-05-26T15:29:00Z">
        <w:r w:rsidR="00286C2C">
          <w:t>modelltervező</w:t>
        </w:r>
      </w:ins>
      <w:r>
        <w:t xml:space="preserve"> programban készítettem el a kinyomtatott alkatrészek alapján. Így a robot szimulációs modellje csak a csuklók miatt áll több darabból.</w:t>
      </w:r>
      <w:commentRangeEnd w:id="254"/>
      <w:r>
        <w:rPr>
          <w:rStyle w:val="Jegyzethivatkozs"/>
        </w:rPr>
        <w:commentReference w:id="254"/>
      </w:r>
      <w:r>
        <w:t xml:space="preserve"> Azon alkatrészeket, melyeket a szimulátorban használtam, egyenként az </w:t>
      </w:r>
      <w:commentRangeStart w:id="257"/>
      <w:r w:rsidRPr="00286C2C">
        <w:rPr>
          <w:highlight w:val="yellow"/>
          <w:rPrChange w:id="258" w:author="János Dusa" w:date="2022-05-26T15:30:00Z">
            <w:rPr/>
          </w:rPrChange>
        </w:rPr>
        <w:t>xy</w:t>
      </w:r>
      <w:r>
        <w:t xml:space="preserve"> ábrától az </w:t>
      </w:r>
      <w:r w:rsidRPr="00286C2C">
        <w:rPr>
          <w:highlight w:val="yellow"/>
          <w:rPrChange w:id="259" w:author="János Dusa" w:date="2022-05-26T15:30:00Z">
            <w:rPr/>
          </w:rPrChange>
        </w:rPr>
        <w:t>xy</w:t>
      </w:r>
      <w:r>
        <w:t xml:space="preserve"> ábráig</w:t>
      </w:r>
      <w:commentRangeEnd w:id="257"/>
      <w:r>
        <w:rPr>
          <w:rStyle w:val="Jegyzethivatkozs"/>
        </w:rPr>
        <w:commentReference w:id="257"/>
      </w:r>
      <w:r>
        <w:t xml:space="preserve"> mutatom be. A modellek szimulációba való betöltésekor több hibába is ütköztem, melyeket a </w:t>
      </w:r>
      <w:r w:rsidRPr="00286C2C">
        <w:rPr>
          <w:highlight w:val="yellow"/>
          <w:rPrChange w:id="260" w:author="János Dusa" w:date="2022-05-26T15:30:00Z">
            <w:rPr/>
          </w:rPrChange>
        </w:rPr>
        <w:fldChar w:fldCharType="begin"/>
      </w:r>
      <w:r w:rsidRPr="00286C2C">
        <w:rPr>
          <w:highlight w:val="yellow"/>
          <w:rPrChange w:id="261" w:author="János Dusa" w:date="2022-05-26T15:30:00Z">
            <w:rPr/>
          </w:rPrChange>
        </w:rPr>
        <w:instrText xml:space="preserve"> REF _Ref104129264 \r \h </w:instrText>
      </w:r>
      <w:r w:rsidR="00286C2C">
        <w:rPr>
          <w:highlight w:val="yellow"/>
        </w:rPr>
        <w:instrText xml:space="preserve"> \* MERGEFORMAT </w:instrText>
      </w:r>
      <w:r w:rsidRPr="006B7360">
        <w:rPr>
          <w:highlight w:val="yellow"/>
        </w:rPr>
      </w:r>
      <w:r w:rsidRPr="00286C2C">
        <w:rPr>
          <w:highlight w:val="yellow"/>
          <w:rPrChange w:id="262" w:author="János Dusa" w:date="2022-05-26T15:30:00Z">
            <w:rPr/>
          </w:rPrChange>
        </w:rPr>
        <w:fldChar w:fldCharType="separate"/>
      </w:r>
      <w:r w:rsidR="0011376A" w:rsidRPr="00286C2C">
        <w:rPr>
          <w:highlight w:val="yellow"/>
          <w:rPrChange w:id="263" w:author="János Dusa" w:date="2022-05-26T15:30:00Z">
            <w:rPr/>
          </w:rPrChange>
        </w:rPr>
        <w:t>0</w:t>
      </w:r>
      <w:r w:rsidRPr="00286C2C">
        <w:rPr>
          <w:highlight w:val="yellow"/>
          <w:rPrChange w:id="264" w:author="János Dusa" w:date="2022-05-26T15:30:00Z">
            <w:rPr/>
          </w:rPrChange>
        </w:rPr>
        <w:fldChar w:fldCharType="end"/>
      </w:r>
      <w:r>
        <w:t xml:space="preserve"> pontban részletezem.</w:t>
      </w:r>
    </w:p>
    <w:p w14:paraId="5B71AED7" w14:textId="17D3A701" w:rsidR="0079727D" w:rsidRDefault="0086492A" w:rsidP="00D20A88">
      <w:pPr>
        <w:pStyle w:val="Cmsor3"/>
      </w:pPr>
      <w:bookmarkStart w:id="265" w:name="_Toc104453416"/>
      <w:r>
        <w:t>Model</w:t>
      </w:r>
      <w:r w:rsidR="007E4A8D">
        <w:t>l betöltése</w:t>
      </w:r>
      <w:bookmarkEnd w:id="253"/>
      <w:bookmarkEnd w:id="265"/>
    </w:p>
    <w:p w14:paraId="6F128263" w14:textId="784F49F6" w:rsidR="009D2EBB" w:rsidRDefault="009D2EBB" w:rsidP="009D2EBB">
      <w:bookmarkStart w:id="266" w:name="_Ref104041987"/>
      <w:commentRangeStart w:id="267"/>
      <w:r>
        <w:t>A modell betöltése során</w:t>
      </w:r>
      <w:ins w:id="268" w:author="János Dusa" w:date="2022-05-26T15:31:00Z">
        <w:r w:rsidR="00286C2C">
          <w:t xml:space="preserve"> az</w:t>
        </w:r>
      </w:ins>
      <w:r>
        <w:t xml:space="preserve"> elsődleges problémám</w:t>
      </w:r>
      <w:ins w:id="269" w:author="János Dusa" w:date="2022-05-26T15:31:00Z">
        <w:r w:rsidR="00286C2C">
          <w:t>at</w:t>
        </w:r>
      </w:ins>
      <w:r>
        <w:t xml:space="preserve"> az általam használt </w:t>
      </w:r>
      <w:r w:rsidRPr="003D253B">
        <w:t>Standard Tessellation Language</w:t>
      </w:r>
      <w:r>
        <w:t xml:space="preserve"> (STL) és a Babits Mátyás által használt úgynevezett .mdl </w:t>
      </w:r>
      <w:r>
        <w:lastRenderedPageBreak/>
        <w:t xml:space="preserve">formátum közötti különbség </w:t>
      </w:r>
      <w:del w:id="270" w:author="János Dusa" w:date="2022-05-26T15:31:00Z">
        <w:r w:rsidDel="00286C2C">
          <w:delText>volt</w:delText>
        </w:r>
      </w:del>
      <w:ins w:id="271" w:author="János Dusa" w:date="2022-05-26T15:31:00Z">
        <w:r w:rsidR="00286C2C">
          <w:t>okozta</w:t>
        </w:r>
      </w:ins>
      <w:r>
        <w:t xml:space="preserve">. Az általa használt formátummal kapcsolatban az interneten semmilyen használható információt nem találtam. Ezért tovább próbálkoztam az általa készített fájlok megnyitásával és a szimuláció tanulmányozásával, az abból szerzett információ felhasználhatóságának </w:t>
      </w:r>
      <w:del w:id="272" w:author="János Dusa" w:date="2022-05-26T15:32:00Z">
        <w:r w:rsidDel="00286C2C">
          <w:delText>reményével</w:delText>
        </w:r>
      </w:del>
      <w:ins w:id="273" w:author="János Dusa" w:date="2022-05-26T15:32:00Z">
        <w:r w:rsidR="00286C2C">
          <w:t>reményében</w:t>
        </w:r>
      </w:ins>
      <w:r>
        <w:t xml:space="preserve">, </w:t>
      </w:r>
      <w:del w:id="274" w:author="János Dusa" w:date="2022-05-26T15:32:00Z">
        <w:r w:rsidDel="00286C2C">
          <w:delText>hasonlóan kevés</w:delText>
        </w:r>
      </w:del>
      <w:ins w:id="275" w:author="János Dusa" w:date="2022-05-26T15:32:00Z">
        <w:r w:rsidR="00286C2C">
          <w:t xml:space="preserve">ám sajnos </w:t>
        </w:r>
        <w:r w:rsidR="006B505F">
          <w:t xml:space="preserve">itt sem </w:t>
        </w:r>
      </w:ins>
      <w:ins w:id="276" w:author="János Dusa" w:date="2022-05-26T15:33:00Z">
        <w:r w:rsidR="006B505F">
          <w:t>jártam</w:t>
        </w:r>
      </w:ins>
      <w:r>
        <w:t xml:space="preserve"> sikerrel. Próbáltam továbbá az általam használt tervezői környezetből kiexportálni ebbe a formátumba a modellt, azonban így sem jutottam közelebb a célomhoz. Végül</w:t>
      </w:r>
      <w:ins w:id="277" w:author="János Dusa" w:date="2022-05-26T15:33:00Z">
        <w:r w:rsidR="006B505F">
          <w:t xml:space="preserve"> közvetlenül</w:t>
        </w:r>
      </w:ins>
      <w:r>
        <w:t xml:space="preserve"> Babits Mátyáshoz fordultam segítségért, aki elküldte a </w:t>
      </w:r>
      <w:del w:id="278" w:author="János Dusa" w:date="2022-05-26T15:33:00Z">
        <w:r w:rsidDel="006B505F">
          <w:delText xml:space="preserve">többnyire </w:delText>
        </w:r>
      </w:del>
      <w:ins w:id="279" w:author="János Dusa" w:date="2022-05-26T15:33:00Z">
        <w:r w:rsidR="006B505F">
          <w:t xml:space="preserve">főképpen </w:t>
        </w:r>
      </w:ins>
      <w:r>
        <w:t>általa készített konvertert, mely</w:t>
      </w:r>
      <w:ins w:id="280" w:author="János Dusa" w:date="2022-05-26T15:34:00Z">
        <w:r w:rsidR="006B505F">
          <w:t>nek</w:t>
        </w:r>
      </w:ins>
      <w:r>
        <w:t xml:space="preserve"> segítségével</w:t>
      </w:r>
      <w:ins w:id="281" w:author="János Dusa" w:date="2022-05-26T15:34:00Z">
        <w:r w:rsidR="006B505F">
          <w:t xml:space="preserve"> immár</w:t>
        </w:r>
      </w:ins>
      <w:r>
        <w:t xml:space="preserve"> sikeresen el tudtam készíteni a szimulátorba beolvasható formátumú modell fájlokat. Azért nem jártam sikerrel a próbálkozásaim során, mert a Mátyás által használt fájlok kódolása és dekódolása </w:t>
      </w:r>
      <w:ins w:id="282" w:author="János Dusa" w:date="2022-05-26T15:34:00Z">
        <w:r w:rsidR="006B505F">
          <w:t xml:space="preserve">is </w:t>
        </w:r>
      </w:ins>
      <w:r>
        <w:t>egyedi</w:t>
      </w:r>
      <w:ins w:id="283" w:author="János Dusa" w:date="2022-05-26T15:34:00Z">
        <w:r w:rsidR="006B505F">
          <w:t xml:space="preserve"> sz</w:t>
        </w:r>
      </w:ins>
      <w:ins w:id="284" w:author="János Dusa" w:date="2022-05-26T15:35:00Z">
        <w:r w:rsidR="006B505F">
          <w:t>intaxissal</w:t>
        </w:r>
      </w:ins>
      <w:ins w:id="285" w:author="János Dusa" w:date="2022-05-26T15:34:00Z">
        <w:r w:rsidR="006B505F">
          <w:t xml:space="preserve"> bírt</w:t>
        </w:r>
      </w:ins>
      <w:r>
        <w:t>.</w:t>
      </w:r>
      <w:commentRangeEnd w:id="267"/>
      <w:r>
        <w:rPr>
          <w:rStyle w:val="Jegyzethivatkozs"/>
        </w:rPr>
        <w:commentReference w:id="267"/>
      </w:r>
    </w:p>
    <w:p w14:paraId="3420FCE9" w14:textId="5AF8114E" w:rsidR="009D2EBB" w:rsidRDefault="009D2EBB" w:rsidP="009D2EBB">
      <w:commentRangeStart w:id="286"/>
      <w:r>
        <w:t xml:space="preserve">A fájlformátum okozta problémák megoldása után ugyan sikerült az általam tervezett modelleket megjeleníteni a szimulátorban, azonban azok </w:t>
      </w:r>
      <w:del w:id="287" w:author="János Dusa" w:date="2022-05-26T15:36:00Z">
        <w:r w:rsidDel="006B505F">
          <w:delText xml:space="preserve">nagyon </w:delText>
        </w:r>
      </w:del>
      <w:ins w:id="288" w:author="János Dusa" w:date="2022-05-26T15:36:00Z">
        <w:r w:rsidR="006B505F">
          <w:t xml:space="preserve">számomra </w:t>
        </w:r>
      </w:ins>
      <w:r>
        <w:t>rossz orientációban és</w:t>
      </w:r>
      <w:del w:id="289" w:author="János Dusa" w:date="2022-05-26T15:36:00Z">
        <w:r w:rsidDel="006B505F">
          <w:delText xml:space="preserve"> rossz</w:delText>
        </w:r>
      </w:del>
      <w:r>
        <w:t xml:space="preserve"> méretarányban jelentek meg. Ezeket a modell tervező szoftverben az x, y, z tengelyek orientációja, valamint a modell STL formátumba való exportálásának méretaránya </w:t>
      </w:r>
      <w:del w:id="290" w:author="János Dusa" w:date="2022-05-26T15:36:00Z">
        <w:r w:rsidDel="006B505F">
          <w:delText>okozzák</w:delText>
        </w:r>
      </w:del>
      <w:ins w:id="291" w:author="János Dusa" w:date="2022-05-26T15:36:00Z">
        <w:r w:rsidR="006B505F">
          <w:t>okozták</w:t>
        </w:r>
      </w:ins>
      <w:r>
        <w:t xml:space="preserve">. Én elsőre </w:t>
      </w:r>
      <w:ins w:id="292" w:author="János Dusa" w:date="2022-05-26T15:37:00Z">
        <w:r w:rsidR="006B505F">
          <w:t xml:space="preserve">ezt </w:t>
        </w:r>
      </w:ins>
      <w:r>
        <w:t>a szimulátorba beépített pozíció, orientáció, méretarány paraméterekhez adott ofszettel terveztem kijavítani</w:t>
      </w:r>
      <w:del w:id="293" w:author="János Dusa" w:date="2022-05-26T15:37:00Z">
        <w:r w:rsidDel="006B505F">
          <w:delText xml:space="preserve"> a keletkezett hibákat</w:delText>
        </w:r>
      </w:del>
      <w:r>
        <w:t xml:space="preserve">, </w:t>
      </w:r>
      <w:ins w:id="294" w:author="János Dusa" w:date="2022-05-26T15:37:00Z">
        <w:r w:rsidR="006B505F">
          <w:t xml:space="preserve">ám itt sem értem el </w:t>
        </w:r>
      </w:ins>
      <w:r>
        <w:t>siker</w:t>
      </w:r>
      <w:ins w:id="295" w:author="János Dusa" w:date="2022-05-26T15:37:00Z">
        <w:r w:rsidR="006B505F">
          <w:t>eket</w:t>
        </w:r>
      </w:ins>
      <w:del w:id="296" w:author="János Dusa" w:date="2022-05-26T15:37:00Z">
        <w:r w:rsidDel="006B505F">
          <w:delText>telenül</w:delText>
        </w:r>
      </w:del>
      <w:r>
        <w:t xml:space="preserve">. A szimulátorban lévő modell úgy épül fel, hogy az egyes </w:t>
      </w:r>
      <w:del w:id="297" w:author="János Dusa" w:date="2022-05-26T15:38:00Z">
        <w:r w:rsidDel="00E72B73">
          <w:delText>láb darabok</w:delText>
        </w:r>
      </w:del>
      <w:ins w:id="298" w:author="János Dusa" w:date="2022-05-26T15:38:00Z">
        <w:r w:rsidR="00E72B73">
          <w:t>lábdarabok</w:t>
        </w:r>
      </w:ins>
      <w:r>
        <w:t xml:space="preserve"> hierarchiailag egymás alá tartoznak, így a fő modell méretarányának változtatásával a többi alkatrész is változott. Ez azt eredményezve, hogy míg a szimulációban eredetileg minden paraméter deciméteres méretarányban volt megadva, a </w:t>
      </w:r>
      <w:del w:id="299" w:author="János Dusa" w:date="2022-05-26T15:39:00Z">
        <w:r w:rsidDel="00E72B73">
          <w:delText>robot test</w:delText>
        </w:r>
      </w:del>
      <w:ins w:id="300" w:author="János Dusa" w:date="2022-05-26T15:39:00Z">
        <w:r w:rsidR="00E72B73">
          <w:t>robottest</w:t>
        </w:r>
      </w:ins>
      <w:r>
        <w:t xml:space="preserve"> modelljének </w:t>
      </w:r>
      <w:commentRangeStart w:id="301"/>
      <w:r>
        <w:t xml:space="preserve">méretarány </w:t>
      </w:r>
      <w:commentRangeEnd w:id="301"/>
      <w:r>
        <w:rPr>
          <w:rStyle w:val="Jegyzethivatkozs"/>
        </w:rPr>
        <w:commentReference w:id="301"/>
      </w:r>
      <w:r>
        <w:t xml:space="preserve">változtatása után a test belső koordinátarendszere megváltozott centiméteres arányra. Így hiába értem el azt, hogy a robot teste újra jó méretű </w:t>
      </w:r>
      <w:del w:id="302" w:author="János Dusa" w:date="2022-05-26T15:41:00Z">
        <w:r w:rsidDel="00E72B73">
          <w:delText xml:space="preserve">volt </w:delText>
        </w:r>
      </w:del>
      <w:ins w:id="303" w:author="János Dusa" w:date="2022-05-26T15:41:00Z">
        <w:r w:rsidR="00E72B73">
          <w:t xml:space="preserve">legyen </w:t>
        </w:r>
      </w:ins>
      <w:r>
        <w:t xml:space="preserve">a szimuláció többi részéhez képest, </w:t>
      </w:r>
      <w:del w:id="304" w:author="János Dusa" w:date="2022-05-26T15:41:00Z">
        <w:r w:rsidDel="00E72B73">
          <w:delText xml:space="preserve">miután </w:delText>
        </w:r>
      </w:del>
      <w:ins w:id="305" w:author="János Dusa" w:date="2022-05-26T15:41:00Z">
        <w:r w:rsidR="00E72B73">
          <w:t xml:space="preserve">hiszen </w:t>
        </w:r>
      </w:ins>
      <w:r>
        <w:t xml:space="preserve">az inverz geometriai algoritmus egyszerre dolgozik a roboton kívüli és azon belüli paraméterekkel, </w:t>
      </w:r>
      <w:del w:id="306" w:author="János Dusa" w:date="2022-05-26T15:42:00Z">
        <w:r w:rsidDel="00E72B73">
          <w:delText xml:space="preserve">és </w:delText>
        </w:r>
      </w:del>
      <w:ins w:id="307" w:author="János Dusa" w:date="2022-05-26T15:42:00Z">
        <w:r w:rsidR="00E72B73">
          <w:t xml:space="preserve">így újfent </w:t>
        </w:r>
      </w:ins>
      <w:r>
        <w:t>méretarány hibát vittem a számításokba.</w:t>
      </w:r>
      <w:commentRangeEnd w:id="286"/>
      <w:r>
        <w:rPr>
          <w:rStyle w:val="Jegyzethivatkozs"/>
        </w:rPr>
        <w:commentReference w:id="286"/>
      </w:r>
    </w:p>
    <w:p w14:paraId="709354AD" w14:textId="13301BC4" w:rsidR="009D2EBB" w:rsidRDefault="009D2EBB" w:rsidP="009D2EBB">
      <w:commentRangeStart w:id="308"/>
      <w:r>
        <w:t>A méretarány különbségből adódó hiba mellett megjelent egy másik</w:t>
      </w:r>
      <w:ins w:id="309" w:author="János Dusa" w:date="2022-05-26T15:43:00Z">
        <w:r w:rsidR="00767981">
          <w:t xml:space="preserve"> gond</w:t>
        </w:r>
      </w:ins>
      <w:r>
        <w:t xml:space="preserve"> is, mely hatással volt az inverz geometriai számításokra és a lábak megfelelő összeállítására. Ezen probléma a modell szerkesztőben az x, y, z tengelyek orientációjából adódott. A modellek saját koordinátatengelye a legtöbb esetben nem esett egybe a geometriai számítások során felhasználtakkal, így a szimulátorban a várthoz képest másik irányba álltak az </w:t>
      </w:r>
      <w:del w:id="310" w:author="János Dusa" w:date="2022-05-26T15:43:00Z">
        <w:r w:rsidDel="00767981">
          <w:delText>építő elemek</w:delText>
        </w:r>
      </w:del>
      <w:ins w:id="311" w:author="János Dusa" w:date="2022-05-26T15:43:00Z">
        <w:r w:rsidR="00767981">
          <w:t>építőelemek</w:t>
        </w:r>
      </w:ins>
      <w:r>
        <w:t>.</w:t>
      </w:r>
      <w:commentRangeEnd w:id="308"/>
      <w:r>
        <w:rPr>
          <w:rStyle w:val="Jegyzethivatkozs"/>
        </w:rPr>
        <w:commentReference w:id="308"/>
      </w:r>
    </w:p>
    <w:p w14:paraId="5F246F7A" w14:textId="4B0CF5F9" w:rsidR="009D2EBB" w:rsidRDefault="009D2EBB" w:rsidP="009D2EBB">
      <w:r>
        <w:t xml:space="preserve">Ezen két </w:t>
      </w:r>
      <w:del w:id="312" w:author="János Dusa" w:date="2022-05-26T15:44:00Z">
        <w:r w:rsidDel="006A5F28">
          <w:delText xml:space="preserve">problémára </w:delText>
        </w:r>
      </w:del>
      <w:ins w:id="313" w:author="János Dusa" w:date="2022-05-26T15:44:00Z">
        <w:r w:rsidR="006A5F28">
          <w:t>probléma megoldásaként</w:t>
        </w:r>
      </w:ins>
      <w:ins w:id="314" w:author="János Dusa" w:date="2022-05-26T15:45:00Z">
        <w:r w:rsidR="006A5F28">
          <w:t xml:space="preserve"> -</w:t>
        </w:r>
      </w:ins>
      <w:del w:id="315" w:author="János Dusa" w:date="2022-05-26T15:45:00Z">
        <w:r w:rsidDel="006A5F28">
          <w:delText>egyetlen és legjobb megoldásként az bizonyult,</w:delText>
        </w:r>
      </w:del>
      <w:r>
        <w:t xml:space="preserve"> a szimulátor </w:t>
      </w:r>
      <w:del w:id="316" w:author="János Dusa" w:date="2022-05-26T15:45:00Z">
        <w:r w:rsidDel="006A5F28">
          <w:delText xml:space="preserve">nagyfokú </w:delText>
        </w:r>
      </w:del>
      <w:ins w:id="317" w:author="János Dusa" w:date="2022-05-26T15:45:00Z">
        <w:r w:rsidR="006A5F28">
          <w:t xml:space="preserve">jelentős </w:t>
        </w:r>
      </w:ins>
      <w:r>
        <w:t>megváltoztatása nélkül</w:t>
      </w:r>
      <w:ins w:id="318" w:author="János Dusa" w:date="2022-05-26T15:45:00Z">
        <w:r w:rsidR="006A5F28">
          <w:t xml:space="preserve"> - az kínálkozott</w:t>
        </w:r>
      </w:ins>
      <w:r>
        <w:t xml:space="preserve">, hogy magának a modellnek </w:t>
      </w:r>
      <w:del w:id="319" w:author="János Dusa" w:date="2022-05-26T15:45:00Z">
        <w:r w:rsidDel="006A5F28">
          <w:delText>kellett meg</w:delText>
        </w:r>
      </w:del>
      <w:r>
        <w:t>változta</w:t>
      </w:r>
      <w:del w:id="320" w:author="János Dusa" w:date="2022-05-26T15:46:00Z">
        <w:r w:rsidDel="006A5F28">
          <w:delText>tnom</w:delText>
        </w:r>
      </w:del>
      <w:ins w:id="321" w:author="János Dusa" w:date="2022-05-26T15:46:00Z">
        <w:r w:rsidR="006A5F28">
          <w:t>ssam meg</w:t>
        </w:r>
      </w:ins>
      <w:r>
        <w:t xml:space="preserve"> az orientációját és</w:t>
      </w:r>
      <w:ins w:id="322" w:author="János Dusa" w:date="2022-05-26T15:46:00Z">
        <w:r w:rsidR="006A5F28">
          <w:t xml:space="preserve"> a</w:t>
        </w:r>
      </w:ins>
      <w:r>
        <w:t xml:space="preserve"> </w:t>
      </w:r>
      <w:r>
        <w:lastRenderedPageBreak/>
        <w:t xml:space="preserve">méretét. A modellt felépítő elemek </w:t>
      </w:r>
      <w:del w:id="323" w:author="János Dusa" w:date="2022-05-26T15:47:00Z">
        <w:r w:rsidDel="006A5F28">
          <w:delText xml:space="preserve">orientációját </w:delText>
        </w:r>
      </w:del>
      <w:ins w:id="324" w:author="János Dusa" w:date="2022-05-26T15:47:00Z">
        <w:r w:rsidR="006A5F28">
          <w:t xml:space="preserve">orientációit </w:t>
        </w:r>
      </w:ins>
      <w:r>
        <w:t>úgy változtattam</w:t>
      </w:r>
      <w:ins w:id="325" w:author="János Dusa" w:date="2022-05-26T15:46:00Z">
        <w:r w:rsidR="006A5F28">
          <w:t xml:space="preserve"> meg</w:t>
        </w:r>
      </w:ins>
      <w:r>
        <w:t>, hogy azok a kinematika során megadotthoz igazodjanak, ezzel kijavítva a hibák nagy részét. Ahogyan fentebb említettem</w:t>
      </w:r>
      <w:ins w:id="326" w:author="János Dusa" w:date="2022-05-26T15:47:00Z">
        <w:r w:rsidR="006A5F28">
          <w:t>,</w:t>
        </w:r>
      </w:ins>
      <w:r>
        <w:t xml:space="preserve"> a szimulátor paraméterei deciméteres mértékegységben vannak megadva, viszont az </w:t>
      </w:r>
      <w:commentRangeStart w:id="327"/>
      <w:r>
        <w:t>Inventor</w:t>
      </w:r>
      <w:commentRangeEnd w:id="327"/>
      <w:r>
        <w:rPr>
          <w:rStyle w:val="Jegyzethivatkozs"/>
        </w:rPr>
        <w:commentReference w:id="327"/>
      </w:r>
      <w:r>
        <w:t xml:space="preserve"> nem alkalmas modell exportálására ebben a méretarányban. Ezért úgy változattam meg a modellek tényleges méretét, hogy a nemlétező deciméteres export helyett centiméteres </w:t>
      </w:r>
      <w:ins w:id="328" w:author="János Dusa" w:date="2022-05-26T15:52:00Z">
        <w:r w:rsidR="00942648">
          <w:t xml:space="preserve">konverzió </w:t>
        </w:r>
      </w:ins>
      <w:r>
        <w:t>után újra visszakapjam az eredeti méreteket. Az így megváltozatott fájlokkal már tökéletesen működött a szimulátor kinematikai algoritmusa.</w:t>
      </w:r>
    </w:p>
    <w:p w14:paraId="13D57443" w14:textId="2563EDEF" w:rsidR="009D2EBB" w:rsidRDefault="009D2EBB" w:rsidP="009D2EBB">
      <w:r>
        <w:t xml:space="preserve">Sajnos a fenti problémák orvoslása igen sok időt vett igénybe a rendelkezésre álló </w:t>
      </w:r>
      <w:del w:id="329" w:author="János Dusa" w:date="2022-05-26T15:53:00Z">
        <w:r w:rsidDel="008659E4">
          <w:delText>közel fél évből</w:delText>
        </w:r>
      </w:del>
      <w:ins w:id="330" w:author="János Dusa" w:date="2022-05-26T15:53:00Z">
        <w:r w:rsidR="008659E4">
          <w:t>gyakorlati időből</w:t>
        </w:r>
      </w:ins>
      <w:r>
        <w:t>, viszont</w:t>
      </w:r>
      <w:ins w:id="331" w:author="János Dusa" w:date="2022-05-26T15:53:00Z">
        <w:r w:rsidR="008659E4">
          <w:t xml:space="preserve"> ennek ellenére bizton</w:t>
        </w:r>
      </w:ins>
      <w:r>
        <w:t xml:space="preserve"> kijelenthetem, hogy nagy szükség volt a szimulátor használatára a járási algoritmus tervezésekor. A szimulátor nagy biztonságot nyújtott a robot mozgásának vizsgálatakor és tesztelésekor</w:t>
      </w:r>
      <w:ins w:id="332" w:author="János Dusa" w:date="2022-05-26T15:54:00Z">
        <w:r w:rsidR="008659E4">
          <w:t xml:space="preserve"> is</w:t>
        </w:r>
      </w:ins>
      <w:r>
        <w:t>. Így</w:t>
      </w:r>
      <w:ins w:id="333" w:author="János Dusa" w:date="2022-05-26T15:54:00Z">
        <w:r w:rsidR="008659E4">
          <w:t>,</w:t>
        </w:r>
      </w:ins>
      <w:r>
        <w:t xml:space="preserve"> annak ellenére, hogy a program működésbe hozására kénytelen voltam </w:t>
      </w:r>
      <w:ins w:id="334" w:author="János Dusa" w:date="2022-05-26T15:54:00Z">
        <w:r w:rsidR="008659E4">
          <w:t xml:space="preserve">a vártnál </w:t>
        </w:r>
      </w:ins>
      <w:r>
        <w:t>több időt szánni</w:t>
      </w:r>
      <w:del w:id="335" w:author="János Dusa" w:date="2022-05-26T15:54:00Z">
        <w:r w:rsidDel="008659E4">
          <w:delText xml:space="preserve"> a vártnál</w:delText>
        </w:r>
      </w:del>
      <w:r>
        <w:t xml:space="preserve">, </w:t>
      </w:r>
      <w:del w:id="336" w:author="János Dusa" w:date="2022-05-26T15:55:00Z">
        <w:r w:rsidDel="008659E4">
          <w:delText xml:space="preserve">mindenképpen </w:delText>
        </w:r>
      </w:del>
      <w:ins w:id="337" w:author="János Dusa" w:date="2022-05-26T15:55:00Z">
        <w:r w:rsidR="008659E4">
          <w:t xml:space="preserve">mégis határozottan </w:t>
        </w:r>
      </w:ins>
      <w:r>
        <w:t>meg</w:t>
      </w:r>
      <w:ins w:id="338" w:author="János Dusa" w:date="2022-05-26T15:55:00Z">
        <w:r w:rsidR="008659E4">
          <w:t>térült a befektet</w:t>
        </w:r>
      </w:ins>
      <w:ins w:id="339" w:author="János Dusa" w:date="2022-05-26T15:56:00Z">
        <w:r w:rsidR="008659E4">
          <w:t>ett energia</w:t>
        </w:r>
      </w:ins>
      <w:del w:id="340" w:author="János Dusa" w:date="2022-05-26T15:55:00Z">
        <w:r w:rsidDel="008659E4">
          <w:delText>érte</w:delText>
        </w:r>
      </w:del>
      <w:r>
        <w:t>.</w:t>
      </w:r>
    </w:p>
    <w:p w14:paraId="02C59213" w14:textId="14CA1B6D" w:rsidR="00A17B9D" w:rsidRDefault="00A17B9D" w:rsidP="0091152B">
      <w:pPr>
        <w:pStyle w:val="Cmsor3"/>
      </w:pPr>
      <w:bookmarkStart w:id="341" w:name="_Toc104453417"/>
      <w:r>
        <w:t xml:space="preserve">Modell paramétereinek </w:t>
      </w:r>
      <w:r w:rsidR="008563B8">
        <w:t>kerekítési hibái</w:t>
      </w:r>
      <w:bookmarkEnd w:id="266"/>
      <w:bookmarkEnd w:id="341"/>
    </w:p>
    <w:p w14:paraId="246DF649" w14:textId="0ECB5013" w:rsidR="009D2EBB" w:rsidRDefault="009D2EBB" w:rsidP="009D2EBB">
      <w:bookmarkStart w:id="342" w:name="_Ref104043380"/>
      <w:r>
        <w:t>A modell file-ok sikeres betöltése után egyértelművé vált</w:t>
      </w:r>
      <w:ins w:id="343" w:author="János Dusa" w:date="2022-05-26T15:57:00Z">
        <w:r w:rsidR="00F45700">
          <w:t xml:space="preserve"> az</w:t>
        </w:r>
      </w:ins>
      <w:r>
        <w:t xml:space="preserve">, hogy az Önálló laboratóriumom során a 3D-s terv paramétereinél használt kerekítések </w:t>
      </w:r>
      <w:del w:id="344" w:author="János Dusa" w:date="2022-05-26T15:57:00Z">
        <w:r w:rsidDel="00FF6612">
          <w:delText xml:space="preserve">elég </w:delText>
        </w:r>
      </w:del>
      <w:ins w:id="345" w:author="János Dusa" w:date="2022-05-26T15:57:00Z">
        <w:r w:rsidR="00FF6612">
          <w:t xml:space="preserve">túl </w:t>
        </w:r>
      </w:ins>
      <w:r>
        <w:t>nagyok és</w:t>
      </w:r>
      <w:ins w:id="346" w:author="János Dusa" w:date="2022-05-26T15:57:00Z">
        <w:r w:rsidR="00FF6612">
          <w:t xml:space="preserve"> az ebből adódó hibák</w:t>
        </w:r>
      </w:ins>
      <w:r>
        <w:t xml:space="preserve"> egyértelműen szembetűnőek voltak. A kerekítési hibákra egy példát az </w:t>
      </w:r>
      <w:r>
        <w:fldChar w:fldCharType="begin"/>
      </w:r>
      <w:r>
        <w:instrText xml:space="preserve"> REF _Ref104162106 \h </w:instrText>
      </w:r>
      <w:r>
        <w:fldChar w:fldCharType="separate"/>
      </w:r>
      <w:r w:rsidR="0011376A">
        <w:rPr>
          <w:noProof/>
        </w:rPr>
        <w:t>11</w:t>
      </w:r>
      <w:r w:rsidR="0011376A">
        <w:t>. ábra</w:t>
      </w:r>
      <w:r>
        <w:fldChar w:fldCharType="end"/>
      </w:r>
      <w:r>
        <w:t xml:space="preserve"> mutatok, melyet összevetve az </w:t>
      </w:r>
      <w:r>
        <w:fldChar w:fldCharType="begin"/>
      </w:r>
      <w:r>
        <w:instrText xml:space="preserve"> REF _Ref104162134 \h </w:instrText>
      </w:r>
      <w:r>
        <w:fldChar w:fldCharType="separate"/>
      </w:r>
      <w:r w:rsidR="0011376A">
        <w:rPr>
          <w:noProof/>
        </w:rPr>
        <w:t>12</w:t>
      </w:r>
      <w:r w:rsidR="0011376A">
        <w:t>. ábra</w:t>
      </w:r>
      <w:r>
        <w:fldChar w:fldCharType="end"/>
      </w:r>
      <w:r>
        <w:t xml:space="preserve"> látszik igazán a különbség. A hiányosságok észrevétele után ezredmilliméteres pontossággal adtam meg minden paramétert, melyeket a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1376A">
        <w:rPr>
          <w:noProof/>
        </w:rPr>
        <w:t>1</w:t>
      </w:r>
      <w:r w:rsidR="0011376A">
        <w:t>. táblázat</w:t>
      </w:r>
      <w:r>
        <w:fldChar w:fldCharType="end"/>
      </w:r>
      <w:r>
        <w:t xml:space="preserve"> részletezek.</w:t>
      </w:r>
    </w:p>
    <w:p w14:paraId="298E08E4" w14:textId="77777777" w:rsidR="009D2EBB" w:rsidRDefault="009D2EBB" w:rsidP="009D2EBB">
      <w:pPr>
        <w:sectPr w:rsidR="009D2EBB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8F7D969" w14:textId="77777777" w:rsidR="009D2EBB" w:rsidRDefault="009D2EBB" w:rsidP="009D2EBB">
      <w:pPr>
        <w:pStyle w:val="Kp"/>
        <w:spacing w:before="0"/>
      </w:pPr>
      <w:r>
        <w:rPr>
          <w:noProof/>
        </w:rPr>
        <w:drawing>
          <wp:inline distT="0" distB="0" distL="0" distR="0" wp14:anchorId="1540785C" wp14:editId="65562D3F">
            <wp:extent cx="2447856" cy="162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94" r="603" b="-94"/>
                    <a:stretch/>
                  </pic:blipFill>
                  <pic:spPr bwMode="auto">
                    <a:xfrm>
                      <a:off x="0" y="0"/>
                      <a:ext cx="24478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347" w:name="_Ref104162106"/>
    <w:p w14:paraId="675C6F07" w14:textId="3DBBCF21" w:rsidR="009D2EBB" w:rsidRPr="00D4484C" w:rsidRDefault="009D2EBB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11</w:t>
      </w:r>
      <w:r>
        <w:fldChar w:fldCharType="end"/>
      </w:r>
      <w:r>
        <w:t>. ábra</w:t>
      </w:r>
      <w:bookmarkEnd w:id="347"/>
      <w:r>
        <w:t>: a régi, hibás paraméterekkel rendelkező szimuláció</w:t>
      </w:r>
    </w:p>
    <w:p w14:paraId="601C503C" w14:textId="77777777" w:rsidR="009D2EBB" w:rsidRDefault="009D2EBB" w:rsidP="009D2EBB">
      <w:pPr>
        <w:pStyle w:val="Kp"/>
      </w:pPr>
      <w:r>
        <w:rPr>
          <w:noProof/>
        </w:rPr>
        <w:drawing>
          <wp:inline distT="0" distB="0" distL="0" distR="0" wp14:anchorId="3612C332" wp14:editId="08D731EE">
            <wp:extent cx="2449137" cy="1619250"/>
            <wp:effectExtent l="0" t="0" r="889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/>
                    <a:stretch/>
                  </pic:blipFill>
                  <pic:spPr bwMode="auto">
                    <a:xfrm>
                      <a:off x="0" y="0"/>
                      <a:ext cx="24502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348" w:name="_Ref104162134"/>
    <w:p w14:paraId="393EEED4" w14:textId="761284B5" w:rsidR="009D2EBB" w:rsidRDefault="009D2EBB" w:rsidP="00D5403D">
      <w:pPr>
        <w:pStyle w:val="Kpalrs"/>
        <w:sectPr w:rsidR="009D2EBB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12</w:t>
      </w:r>
      <w:r>
        <w:fldChar w:fldCharType="end"/>
      </w:r>
      <w:r>
        <w:t>. ábra</w:t>
      </w:r>
      <w:bookmarkEnd w:id="348"/>
      <w:r>
        <w:t>: az új paraméterekkel pontosított szimuláció</w:t>
      </w:r>
    </w:p>
    <w:p w14:paraId="3E5D1D79" w14:textId="6D605E00" w:rsidR="009D2EBB" w:rsidRPr="00B079AC" w:rsidRDefault="009D2EBB" w:rsidP="009D2EBB">
      <w:r>
        <w:t xml:space="preserve">Nagy valószínűséggel az ilyen magasfokú pontosság alkalmazása értelmetlen, viszont </w:t>
      </w:r>
      <w:del w:id="349" w:author="János Dusa" w:date="2022-05-26T15:59:00Z">
        <w:r w:rsidDel="00FF6612">
          <w:delText xml:space="preserve">így tényleg a pontos adatokkal számolnak </w:delText>
        </w:r>
      </w:del>
      <w:r>
        <w:t>az algoritmusok</w:t>
      </w:r>
      <w:ins w:id="350" w:author="János Dusa" w:date="2022-05-26T15:59:00Z">
        <w:r w:rsidR="00FF6612">
          <w:t xml:space="preserve"> használatában ez nem </w:t>
        </w:r>
      </w:ins>
      <w:ins w:id="351" w:author="János Dusa" w:date="2022-05-26T16:00:00Z">
        <w:r w:rsidR="00FF6612">
          <w:t>okozott erőforrás problémát</w:t>
        </w:r>
      </w:ins>
      <w:r>
        <w:t xml:space="preserve">. </w:t>
      </w:r>
      <w:del w:id="352" w:author="János Dusa" w:date="2022-05-26T16:01:00Z">
        <w:r w:rsidDel="00FF6612">
          <w:delText>A jövőre való tekintettel</w:delText>
        </w:r>
      </w:del>
      <w:ins w:id="353" w:author="János Dusa" w:date="2022-05-26T16:01:00Z">
        <w:r w:rsidR="00FF6612">
          <w:t>Számomra</w:t>
        </w:r>
      </w:ins>
      <w:r>
        <w:t xml:space="preserve"> </w:t>
      </w:r>
      <w:r>
        <w:lastRenderedPageBreak/>
        <w:t>fontos tanulság</w:t>
      </w:r>
      <w:ins w:id="354" w:author="János Dusa" w:date="2022-05-26T16:01:00Z">
        <w:r w:rsidR="00FF6612">
          <w:t xml:space="preserve"> az</w:t>
        </w:r>
      </w:ins>
      <w:r>
        <w:t xml:space="preserve">, hogy robot modelljét azon paraméterek alapján érdemes </w:t>
      </w:r>
      <w:ins w:id="355" w:author="János Dusa" w:date="2022-05-26T16:01:00Z">
        <w:r w:rsidR="00FF6612">
          <w:t>meg</w:t>
        </w:r>
      </w:ins>
      <w:r>
        <w:t xml:space="preserve">tervezni, </w:t>
      </w:r>
      <w:del w:id="356" w:author="János Dusa" w:date="2022-05-26T16:02:00Z">
        <w:r w:rsidDel="00FF6612">
          <w:delText xml:space="preserve">melyek </w:delText>
        </w:r>
      </w:del>
      <w:ins w:id="357" w:author="János Dusa" w:date="2022-05-26T16:02:00Z">
        <w:r w:rsidR="00FF6612">
          <w:t>am</w:t>
        </w:r>
        <w:r w:rsidR="007819A0">
          <w:t>el</w:t>
        </w:r>
      </w:ins>
      <w:ins w:id="358" w:author="János Dusa" w:date="2022-05-26T16:03:00Z">
        <w:r w:rsidR="007819A0">
          <w:t>yek</w:t>
        </w:r>
      </w:ins>
      <w:ins w:id="359" w:author="János Dusa" w:date="2022-05-26T16:02:00Z">
        <w:r w:rsidR="00FF6612">
          <w:t xml:space="preserve"> </w:t>
        </w:r>
      </w:ins>
      <w:r>
        <w:t>később a számításokban is felhasználásra kerülnek.</w:t>
      </w:r>
    </w:p>
    <w:p w14:paraId="71900981" w14:textId="71C67577" w:rsidR="00FB0389" w:rsidRDefault="007E4A8D" w:rsidP="00FB0389">
      <w:pPr>
        <w:pStyle w:val="Cmsor2"/>
      </w:pPr>
      <w:bookmarkStart w:id="360" w:name="_Toc104453418"/>
      <w:r>
        <w:t>Járási a</w:t>
      </w:r>
      <w:r w:rsidR="00FB0389">
        <w:t>lgoritmus tervezése szimulá</w:t>
      </w:r>
      <w:bookmarkEnd w:id="342"/>
      <w:r w:rsidR="006C4600">
        <w:t>torban</w:t>
      </w:r>
      <w:bookmarkEnd w:id="360"/>
    </w:p>
    <w:p w14:paraId="3AAAB419" w14:textId="2B4C06CA" w:rsidR="0079727D" w:rsidRDefault="0079727D" w:rsidP="0079727D">
      <w:r>
        <w:t>szimuláció tényleg a firmware kódja</w:t>
      </w:r>
    </w:p>
    <w:p w14:paraId="354F2DBD" w14:textId="7258316F" w:rsidR="00BC145E" w:rsidRDefault="00BC145E" w:rsidP="00BC145E">
      <w:r>
        <w:t>uml diagram</w:t>
      </w:r>
    </w:p>
    <w:p w14:paraId="3C6D59CC" w14:textId="5FBBA0DC" w:rsidR="00BC145E" w:rsidRDefault="00BC145E" w:rsidP="00BC145E">
      <w:r>
        <w:t>paraméterek definiálása</w:t>
      </w:r>
    </w:p>
    <w:p w14:paraId="03077BE4" w14:textId="2C9C8B9C" w:rsidR="00244F44" w:rsidRPr="0079727D" w:rsidRDefault="00244F44" w:rsidP="0079727D">
      <w:r>
        <w:t>Talán magáról a szimuláció integrálásról is itt kéne beszélnem diagrammokkal együtt.</w:t>
      </w:r>
      <w:r w:rsidR="00585683">
        <w:t xml:space="preserve"> -&gt; Az fir</w:t>
      </w:r>
      <w:r w:rsidR="00BA0D30">
        <w:t>m</w:t>
      </w:r>
      <w:r w:rsidR="00585683">
        <w:t xml:space="preserve">ware iteráció miatti szimuláció és </w:t>
      </w:r>
      <w:r w:rsidR="00BC145E">
        <w:t>firmware</w:t>
      </w:r>
      <w:r w:rsidR="00585683">
        <w:t xml:space="preserve"> közötti különbséget elrejtve beszélni az algoritmusról.</w:t>
      </w:r>
    </w:p>
    <w:p w14:paraId="14BC4475" w14:textId="372335BA" w:rsidR="006F655F" w:rsidRDefault="006F655F" w:rsidP="006F655F">
      <w:pPr>
        <w:pStyle w:val="Cmsor1"/>
      </w:pPr>
      <w:bookmarkStart w:id="361" w:name="_Toc104453419"/>
      <w:r>
        <w:lastRenderedPageBreak/>
        <w:t xml:space="preserve">Áttérés </w:t>
      </w:r>
      <w:ins w:id="362" w:author="János Dusa" w:date="2022-05-27T04:57:00Z">
        <w:r w:rsidR="003C6887">
          <w:t xml:space="preserve">a </w:t>
        </w:r>
      </w:ins>
      <w:r>
        <w:t>fizikai robotra</w:t>
      </w:r>
      <w:bookmarkEnd w:id="361"/>
    </w:p>
    <w:p w14:paraId="5CD86B89" w14:textId="6D0168DF" w:rsidR="00134002" w:rsidRPr="00E27E7A" w:rsidRDefault="00134002" w:rsidP="00134002">
      <w:bookmarkStart w:id="363" w:name="_Ref104141643"/>
      <w:r>
        <w:t xml:space="preserve">A fizikai robotra való áttérés során először annak lábaihoz és a szervok mozgatásához tartozó új paramétereket kellett beállítanom, azaz kalibrálnom kellett az eszközt. A beállítást és annak paramétereit az </w:t>
      </w:r>
      <w:r w:rsidR="000A18CD">
        <w:fldChar w:fldCharType="begin"/>
      </w:r>
      <w:r w:rsidR="000A18CD">
        <w:instrText xml:space="preserve"> REF _Ref104462678 \r \h </w:instrText>
      </w:r>
      <w:r w:rsidR="000A18CD">
        <w:fldChar w:fldCharType="separate"/>
      </w:r>
      <w:r w:rsidR="000A18CD">
        <w:t>5.1</w:t>
      </w:r>
      <w:r w:rsidR="000A18CD">
        <w:fldChar w:fldCharType="end"/>
      </w:r>
      <w:r>
        <w:t xml:space="preserve"> alfejezetben tárgyalom. továbbá a </w:t>
      </w:r>
      <w:r w:rsidR="000A18CD">
        <w:fldChar w:fldCharType="begin"/>
      </w:r>
      <w:r w:rsidR="000A18CD">
        <w:instrText xml:space="preserve"> REF _Ref104462692 \r \h </w:instrText>
      </w:r>
      <w:r w:rsidR="000A18CD">
        <w:fldChar w:fldCharType="separate"/>
      </w:r>
      <w:r w:rsidR="000A18CD">
        <w:t>5.2</w:t>
      </w:r>
      <w:r w:rsidR="000A18CD">
        <w:fldChar w:fldCharType="end"/>
      </w:r>
      <w:r>
        <w:t xml:space="preserve"> pontban részletezem a járási algoritmus firmware-be való implementálását és annak hibáit.</w:t>
      </w:r>
    </w:p>
    <w:p w14:paraId="74348D82" w14:textId="4168C4F6" w:rsidR="003B3BBC" w:rsidRDefault="003B3BBC" w:rsidP="003B3BBC">
      <w:pPr>
        <w:pStyle w:val="Cmsor2"/>
      </w:pPr>
      <w:bookmarkStart w:id="364" w:name="_Toc104453420"/>
      <w:bookmarkStart w:id="365" w:name="_Ref104462669"/>
      <w:bookmarkStart w:id="366" w:name="_Ref104462678"/>
      <w:r>
        <w:t>Robot kalibrálása</w:t>
      </w:r>
      <w:bookmarkEnd w:id="363"/>
      <w:bookmarkEnd w:id="364"/>
      <w:bookmarkEnd w:id="365"/>
      <w:bookmarkEnd w:id="366"/>
    </w:p>
    <w:p w14:paraId="6D790161" w14:textId="73FC8A40" w:rsidR="00266916" w:rsidRDefault="00B21428" w:rsidP="00266916">
      <w:bookmarkStart w:id="367" w:name="_Ref104199128"/>
      <w:r>
        <w:t>Mielőtt a szimulátorban már jól működő algoritmust kipróbálhattam volna magán a roboton, először kalibrálnom kellett azt. A robot összeszerelése során az utolsó lépést kihagytam, mely a szervokarok feltétele volt. A végső összeszerelésből és a fizikai robot működéséhez elengedhetetlen paraméterek beállításából épül fel a robot kalibrálása</w:t>
      </w:r>
      <w:ins w:id="368" w:author="János Dusa" w:date="2022-05-27T04:59:00Z">
        <w:r w:rsidR="003C6887">
          <w:t>.</w:t>
        </w:r>
      </w:ins>
      <w:del w:id="369" w:author="János Dusa" w:date="2022-05-27T04:59:00Z">
        <w:r w:rsidR="00266916" w:rsidDel="003C6887">
          <w:delText>,</w:delText>
        </w:r>
      </w:del>
      <w:r w:rsidR="00266916">
        <w:t xml:space="preserve"> Ezen paraméterek kiegészítik a </w:t>
      </w:r>
      <w:r w:rsidR="00266916">
        <w:fldChar w:fldCharType="begin"/>
      </w:r>
      <w:r w:rsidR="00266916">
        <w:instrText xml:space="preserve"> REF _Ref104319938 \r \h </w:instrText>
      </w:r>
      <w:r w:rsidR="00266916">
        <w:fldChar w:fldCharType="separate"/>
      </w:r>
      <w:r w:rsidR="00266916">
        <w:t>2.1</w:t>
      </w:r>
      <w:r w:rsidR="00266916">
        <w:fldChar w:fldCharType="end"/>
      </w:r>
      <w:r w:rsidR="00261F7B">
        <w:t xml:space="preserve"> </w:t>
      </w:r>
      <w:r w:rsidR="00266916">
        <w:t>bekezdésben definiált</w:t>
      </w:r>
      <w:ins w:id="370" w:author="János Dusa" w:date="2022-05-27T05:00:00Z">
        <w:r w:rsidR="003C6887">
          <w:t>a</w:t>
        </w:r>
      </w:ins>
      <w:del w:id="371" w:author="János Dusa" w:date="2022-05-27T05:00:00Z">
        <w:r w:rsidR="00266916" w:rsidDel="003C6887">
          <w:delText>o</w:delText>
        </w:r>
      </w:del>
      <w:r w:rsidR="00266916">
        <w:t>kat. Az értékek</w:t>
      </w:r>
      <w:del w:id="372" w:author="János Dusa" w:date="2022-05-27T05:01:00Z">
        <w:r w:rsidR="00266916" w:rsidDel="0060254F">
          <w:delText>et</w:delText>
        </w:r>
      </w:del>
      <w:r w:rsidR="00266916">
        <w:t xml:space="preserve"> összefoglalva az </w:t>
      </w:r>
      <w:commentRangeStart w:id="373"/>
      <w:r w:rsidR="00266916" w:rsidRPr="0060254F">
        <w:rPr>
          <w:highlight w:val="yellow"/>
          <w:rPrChange w:id="374" w:author="János Dusa" w:date="2022-05-27T05:01:00Z">
            <w:rPr/>
          </w:rPrChange>
        </w:rPr>
        <w:t>xy</w:t>
      </w:r>
      <w:r w:rsidR="00266916">
        <w:t xml:space="preserve"> és az </w:t>
      </w:r>
      <w:r w:rsidR="00266916" w:rsidRPr="0060254F">
        <w:rPr>
          <w:highlight w:val="yellow"/>
          <w:rPrChange w:id="375" w:author="János Dusa" w:date="2022-05-27T05:01:00Z">
            <w:rPr/>
          </w:rPrChange>
        </w:rPr>
        <w:t>xy</w:t>
      </w:r>
      <w:r w:rsidR="00266916">
        <w:t xml:space="preserve"> ábrákon </w:t>
      </w:r>
      <w:commentRangeEnd w:id="373"/>
      <w:r w:rsidR="00261F7B">
        <w:rPr>
          <w:rStyle w:val="Jegyzethivatkozs"/>
        </w:rPr>
        <w:commentReference w:id="373"/>
      </w:r>
      <w:r w:rsidR="00266916">
        <w:t>láthatóak,</w:t>
      </w:r>
      <w:r>
        <w:t xml:space="preserve"> </w:t>
      </w:r>
      <w:r w:rsidR="00266916">
        <w:t>valamint</w:t>
      </w:r>
      <w:r>
        <w:t xml:space="preserve"> az</w:t>
      </w:r>
      <w:r w:rsidR="00901F4D">
        <w:t xml:space="preserve"> </w:t>
      </w:r>
      <w:r w:rsidR="000A18CD">
        <w:fldChar w:fldCharType="begin"/>
      </w:r>
      <w:r w:rsidR="000A18CD">
        <w:instrText xml:space="preserve"> REF _Ref104462938 \r \h </w:instrText>
      </w:r>
      <w:r w:rsidR="000A18CD">
        <w:fldChar w:fldCharType="separate"/>
      </w:r>
      <w:r w:rsidR="000A18CD">
        <w:t>5.1.1</w:t>
      </w:r>
      <w:r w:rsidR="000A18CD">
        <w:fldChar w:fldCharType="end"/>
      </w:r>
      <w:r>
        <w:t xml:space="preserve"> és az </w:t>
      </w:r>
      <w:r w:rsidR="000A18CD">
        <w:fldChar w:fldCharType="begin"/>
      </w:r>
      <w:r w:rsidR="000A18CD">
        <w:instrText xml:space="preserve"> REF _Ref104462947 \r \h </w:instrText>
      </w:r>
      <w:r w:rsidR="000A18CD">
        <w:fldChar w:fldCharType="separate"/>
      </w:r>
      <w:r w:rsidR="000A18CD">
        <w:t>5.1.2</w:t>
      </w:r>
      <w:r w:rsidR="000A18CD">
        <w:fldChar w:fldCharType="end"/>
      </w:r>
      <w:r>
        <w:t xml:space="preserve"> pontokban részleteze</w:t>
      </w:r>
      <w:ins w:id="376" w:author="János Dusa" w:date="2022-05-27T05:01:00Z">
        <w:r w:rsidR="0060254F">
          <w:t>ttek</w:t>
        </w:r>
      </w:ins>
      <w:del w:id="377" w:author="János Dusa" w:date="2022-05-27T05:01:00Z">
        <w:r w:rsidDel="0060254F">
          <w:delText>k</w:delText>
        </w:r>
      </w:del>
      <w:r>
        <w:t>. Annak érdekében, hogy a szervomotorok univerzálisabbak legyenek</w:t>
      </w:r>
      <w:ins w:id="378" w:author="János Dusa" w:date="2022-05-27T05:02:00Z">
        <w:r w:rsidR="0060254F">
          <w:t>,</w:t>
        </w:r>
      </w:ins>
      <w:r>
        <w:t xml:space="preserve"> külön darabban adják magát a motort és a hozzá tartozó szervokart. Ennek </w:t>
      </w:r>
      <w:del w:id="379" w:author="János Dusa" w:date="2022-05-27T05:02:00Z">
        <w:r w:rsidDel="0060254F">
          <w:delText xml:space="preserve">szerepe </w:delText>
        </w:r>
      </w:del>
      <w:ins w:id="380" w:author="János Dusa" w:date="2022-05-27T05:02:00Z">
        <w:r w:rsidR="0060254F">
          <w:t xml:space="preserve">az oka </w:t>
        </w:r>
      </w:ins>
      <w:r>
        <w:t>az, hogy annak ellenére, hogy</w:t>
      </w:r>
      <w:del w:id="381" w:author="János Dusa" w:date="2022-05-27T05:02:00Z">
        <w:r w:rsidDel="0060254F">
          <w:delText xml:space="preserve"> a</w:delText>
        </w:r>
      </w:del>
      <w:r>
        <w:t xml:space="preserve"> magának a motornak a működési tartománya limitált,</w:t>
      </w:r>
      <w:ins w:id="382" w:author="János Dusa" w:date="2022-05-27T05:03:00Z">
        <w:r w:rsidR="0060254F">
          <w:t xml:space="preserve"> mégis</w:t>
        </w:r>
      </w:ins>
      <w:r>
        <w:t xml:space="preserve"> többféleképpen összeszerelhető. Az általam használt motor adatait az </w:t>
      </w:r>
      <w:r>
        <w:fldChar w:fldCharType="begin"/>
      </w:r>
      <w:r>
        <w:instrText xml:space="preserve"> REF _Ref104198186 \r \h </w:instrText>
      </w:r>
      <w:r>
        <w:fldChar w:fldCharType="separate"/>
      </w:r>
      <w:r w:rsidR="0011376A">
        <w:t>5.1.3</w:t>
      </w:r>
      <w:r>
        <w:fldChar w:fldCharType="end"/>
      </w:r>
      <w:r>
        <w:t xml:space="preserve"> részben fejtem ki bővebben.</w:t>
      </w:r>
    </w:p>
    <w:p w14:paraId="6B3A724A" w14:textId="77777777" w:rsidR="00B21428" w:rsidRDefault="00B21428" w:rsidP="00B21428">
      <w:pPr>
        <w:pStyle w:val="Cmsor3"/>
      </w:pPr>
      <w:bookmarkStart w:id="383" w:name="_Toc104453421"/>
      <w:bookmarkStart w:id="384" w:name="_Ref104462938"/>
      <w:r>
        <w:t>Ofszet szögek</w:t>
      </w:r>
      <w:bookmarkEnd w:id="383"/>
      <w:bookmarkEnd w:id="384"/>
    </w:p>
    <w:p w14:paraId="3C3F6AD5" w14:textId="11E41AB9" w:rsidR="00B21428" w:rsidRDefault="00B21428" w:rsidP="00B21428">
      <w:r>
        <w:t>A robot lábaihoz tartozik három paraméter, melyek a robot csuklóihoz tartozó ofszet szögek és a csuklók nulla helyzetének beállítására használhatók</w:t>
      </w:r>
      <w:sdt>
        <w:sdtPr>
          <w:id w:val="1661185815"/>
          <w:citation/>
        </w:sdtPr>
        <w:sdtEndPr/>
        <w:sdtContent>
          <w:r w:rsidR="000A18CD">
            <w:fldChar w:fldCharType="begin"/>
          </w:r>
          <w:r w:rsidR="000A18CD">
            <w:instrText xml:space="preserve"> CITATION Bab \l 1038 </w:instrText>
          </w:r>
          <w:r w:rsidR="000A18CD">
            <w:fldChar w:fldCharType="separate"/>
          </w:r>
          <w:r w:rsidR="000A18CD">
            <w:rPr>
              <w:noProof/>
            </w:rPr>
            <w:t xml:space="preserve"> [10]</w:t>
          </w:r>
          <w:r w:rsidR="000A18CD">
            <w:fldChar w:fldCharType="end"/>
          </w:r>
        </w:sdtContent>
      </w:sdt>
      <w:r>
        <w:t xml:space="preserve">. Ezeket a paramétereket meg kellett változtatnom, ugyanis az általam választott </w:t>
      </w:r>
      <w:commentRangeStart w:id="385"/>
      <w:r>
        <w:t>új szervok ugyan erősebbek, viszont forgási tartományuk kisebb</w:t>
      </w:r>
      <w:sdt>
        <w:sdtPr>
          <w:id w:val="1651638462"/>
          <w:citation/>
        </w:sdtPr>
        <w:sdtEndPr/>
        <w:sdtContent>
          <w:r>
            <w:fldChar w:fldCharType="begin"/>
          </w:r>
          <w:r>
            <w:instrText xml:space="preserve"> CITATION Sav22 \l 1038 </w:instrText>
          </w:r>
          <w:r>
            <w:fldChar w:fldCharType="separate"/>
          </w:r>
          <w:r w:rsidR="0011376A">
            <w:rPr>
              <w:noProof/>
            </w:rPr>
            <w:t xml:space="preserve"> [13]</w:t>
          </w:r>
          <w:r>
            <w:fldChar w:fldCharType="end"/>
          </w:r>
        </w:sdtContent>
      </w:sdt>
      <w:commentRangeEnd w:id="385"/>
      <w:r>
        <w:rPr>
          <w:rStyle w:val="Jegyzethivatkozs"/>
        </w:rPr>
        <w:commentReference w:id="385"/>
      </w:r>
      <w:r>
        <w:t>. A</w:t>
      </w:r>
      <w:ins w:id="386" w:author="János Dusa" w:date="2022-05-27T05:06:00Z">
        <w:r w:rsidR="00ED6337">
          <w:t>z új</w:t>
        </w:r>
      </w:ins>
      <w:r>
        <w:t xml:space="preserve"> szervok beállítása során azt tapasztaltam, hogy a motorok a középértéküktől φ = +/- 0.34π radiánba állíthatóak,</w:t>
      </w:r>
      <w:r w:rsidR="0008782E">
        <w:t xml:space="preserve"> </w:t>
      </w:r>
      <w:ins w:id="387" w:author="János Dusa" w:date="2022-05-27T05:04:00Z">
        <w:r w:rsidR="0060254F">
          <w:t>szembe</w:t>
        </w:r>
      </w:ins>
      <w:ins w:id="388" w:author="János Dusa" w:date="2022-05-27T05:05:00Z">
        <w:r w:rsidR="0060254F">
          <w:t xml:space="preserve">n </w:t>
        </w:r>
      </w:ins>
      <w:r w:rsidR="0008782E">
        <w:t>a Babits Mátyás által használtak</w:t>
      </w:r>
      <w:del w:id="389" w:author="János Dusa" w:date="2022-05-27T05:05:00Z">
        <w:r w:rsidR="0008782E" w:rsidDel="0060254F">
          <w:delText>hoz képest</w:delText>
        </w:r>
      </w:del>
      <w:ins w:id="390" w:author="János Dusa" w:date="2022-05-27T05:05:00Z">
        <w:r w:rsidR="0060254F">
          <w:t>kal</w:t>
        </w:r>
      </w:ins>
      <w:r w:rsidR="0008782E">
        <w:t>, melyek φ = +/- π forgási tar</w:t>
      </w:r>
      <w:ins w:id="391" w:author="János Dusa" w:date="2022-05-27T05:05:00Z">
        <w:r w:rsidR="0060254F">
          <w:t>t</w:t>
        </w:r>
      </w:ins>
      <w:r w:rsidR="0008782E">
        <w:t>ománnyal rendelkeztek,</w:t>
      </w:r>
      <w:r>
        <w:t xml:space="preserve"> </w:t>
      </w:r>
      <w:ins w:id="392" w:author="János Dusa" w:date="2022-05-27T05:05:00Z">
        <w:r w:rsidR="00ED6337">
          <w:t>amir</w:t>
        </w:r>
      </w:ins>
      <w:ins w:id="393" w:author="János Dusa" w:date="2022-05-27T05:06:00Z">
        <w:r w:rsidR="00ED6337">
          <w:t>e</w:t>
        </w:r>
      </w:ins>
      <w:ins w:id="394" w:author="János Dusa" w:date="2022-05-27T05:05:00Z">
        <w:r w:rsidR="00ED6337">
          <w:t xml:space="preserve"> a</w:t>
        </w:r>
      </w:ins>
      <w:del w:id="395" w:author="János Dusa" w:date="2022-05-27T05:05:00Z">
        <w:r w:rsidDel="00ED6337">
          <w:delText>ezt</w:delText>
        </w:r>
      </w:del>
      <w:r>
        <w:t xml:space="preserve"> tovább</w:t>
      </w:r>
      <w:del w:id="396" w:author="János Dusa" w:date="2022-05-27T05:05:00Z">
        <w:r w:rsidDel="00ED6337">
          <w:delText xml:space="preserve"> részletezem</w:delText>
        </w:r>
      </w:del>
      <w:ins w:id="397" w:author="János Dusa" w:date="2022-05-27T05:05:00Z">
        <w:r w:rsidR="00ED6337">
          <w:t>iakban mé</w:t>
        </w:r>
      </w:ins>
      <w:ins w:id="398" w:author="János Dusa" w:date="2022-05-27T05:06:00Z">
        <w:r w:rsidR="00ED6337">
          <w:t>g visszatérek</w:t>
        </w:r>
      </w:ins>
      <w:r>
        <w:t xml:space="preserve"> az </w:t>
      </w:r>
      <w:r>
        <w:fldChar w:fldCharType="begin"/>
      </w:r>
      <w:r>
        <w:instrText xml:space="preserve"> REF _Ref104198186 \r \h </w:instrText>
      </w:r>
      <w:r>
        <w:fldChar w:fldCharType="separate"/>
      </w:r>
      <w:r w:rsidR="0011376A">
        <w:t>5.1.3</w:t>
      </w:r>
      <w:r>
        <w:fldChar w:fldCharType="end"/>
      </w:r>
      <w:r>
        <w:t xml:space="preserve"> pontban. A kisebb mozgási tartomány miatt nekem ezen paramétereket pontosabban be kellett állítani. </w:t>
      </w:r>
      <w:r w:rsidRPr="0043148C">
        <w:t xml:space="preserve">Az </w:t>
      </w:r>
      <w:r w:rsidR="0060426A">
        <w:fldChar w:fldCharType="begin"/>
      </w:r>
      <w:r w:rsidR="0060426A">
        <w:instrText xml:space="preserve"> REF _Ref104464146 \h </w:instrText>
      </w:r>
      <w:r w:rsidR="0060426A">
        <w:fldChar w:fldCharType="separate"/>
      </w:r>
      <w:r w:rsidR="0060426A">
        <w:rPr>
          <w:noProof/>
        </w:rPr>
        <w:t>13</w:t>
      </w:r>
      <w:r w:rsidR="0060426A">
        <w:t>. ábrán</w:t>
      </w:r>
      <w:r w:rsidR="0060426A">
        <w:fldChar w:fldCharType="end"/>
      </w:r>
      <w:r w:rsidR="0060426A">
        <w:t xml:space="preserve"> </w:t>
      </w:r>
      <w:r>
        <w:t xml:space="preserve">mutatom be azt az esetet, </w:t>
      </w:r>
      <w:ins w:id="399" w:author="János Dusa" w:date="2022-05-27T05:07:00Z">
        <w:r w:rsidR="00ED6337">
          <w:t>a</w:t>
        </w:r>
      </w:ins>
      <w:r>
        <w:t>mikor</w:t>
      </w:r>
      <w:del w:id="400" w:author="János Dusa" w:date="2022-05-27T05:07:00Z">
        <w:r w:rsidDel="00ED6337">
          <w:delText xml:space="preserve"> mind</w:delText>
        </w:r>
      </w:del>
      <w:r>
        <w:t xml:space="preserve"> az a1, a2, a3 szögek </w:t>
      </w:r>
      <w:ins w:id="401" w:author="János Dusa" w:date="2022-05-27T05:07:00Z">
        <w:r w:rsidR="00ED6337">
          <w:t xml:space="preserve">mindegyike </w:t>
        </w:r>
      </w:ins>
      <w:r>
        <w:t>nulla helyzetben áll</w:t>
      </w:r>
      <w:del w:id="402" w:author="János Dusa" w:date="2022-05-27T05:08:00Z">
        <w:r w:rsidDel="00ED6337">
          <w:delText>nak</w:delText>
        </w:r>
      </w:del>
      <w:r>
        <w:t xml:space="preserve">. Jól látható, hogy a motorok mozgatásához ezen nullértékek nem előnyösek, hiszen azoknak </w:t>
      </w:r>
      <w:ins w:id="403" w:author="János Dusa" w:date="2022-05-27T05:09:00Z">
        <w:r w:rsidR="00ED6337">
          <w:t xml:space="preserve">- </w:t>
        </w:r>
      </w:ins>
      <w:r>
        <w:t xml:space="preserve">a jó működés érdekében </w:t>
      </w:r>
      <w:ins w:id="404" w:author="János Dusa" w:date="2022-05-27T05:09:00Z">
        <w:r w:rsidR="00ED6337">
          <w:t xml:space="preserve">- </w:t>
        </w:r>
      </w:ins>
      <w:r>
        <w:t>a mechanikai mozgási tartomány</w:t>
      </w:r>
      <w:ins w:id="405" w:author="János Dusa" w:date="2022-05-27T05:09:00Z">
        <w:r w:rsidR="00ED6337">
          <w:t>u</w:t>
        </w:r>
      </w:ins>
      <w:del w:id="406" w:author="János Dusa" w:date="2022-05-27T05:09:00Z">
        <w:r w:rsidDel="00ED6337">
          <w:delText>o</w:delText>
        </w:r>
      </w:del>
      <w:r>
        <w:t xml:space="preserve">k közepére kellene </w:t>
      </w:r>
      <w:del w:id="407" w:author="János Dusa" w:date="2022-05-27T05:08:00Z">
        <w:r w:rsidDel="00ED6337">
          <w:delText>mutassanak</w:delText>
        </w:r>
      </w:del>
      <w:ins w:id="408" w:author="János Dusa" w:date="2022-05-27T05:08:00Z">
        <w:r w:rsidR="00ED6337">
          <w:t>esniük</w:t>
        </w:r>
      </w:ins>
      <w:r>
        <w:t xml:space="preserve">. Az új paraméterek beállításakor - melyek megértését az </w:t>
      </w:r>
      <w:r w:rsidR="0060426A">
        <w:fldChar w:fldCharType="begin"/>
      </w:r>
      <w:r w:rsidR="0060426A">
        <w:instrText xml:space="preserve"> REF _Ref104464389 \h </w:instrText>
      </w:r>
      <w:r w:rsidR="0060426A">
        <w:fldChar w:fldCharType="separate"/>
      </w:r>
      <w:r w:rsidR="0060426A">
        <w:rPr>
          <w:noProof/>
        </w:rPr>
        <w:t>14</w:t>
      </w:r>
      <w:r w:rsidR="0060426A">
        <w:t>.</w:t>
      </w:r>
      <w:r w:rsidR="0060426A">
        <w:fldChar w:fldCharType="end"/>
      </w:r>
      <w:r>
        <w:t xml:space="preserve"> és </w:t>
      </w:r>
      <w:r w:rsidR="00B57690">
        <w:fldChar w:fldCharType="begin"/>
      </w:r>
      <w:r w:rsidR="00B57690">
        <w:instrText xml:space="preserve"> REF _Ref104464402 \h </w:instrText>
      </w:r>
      <w:r w:rsidR="00B57690">
        <w:fldChar w:fldCharType="separate"/>
      </w:r>
      <w:r w:rsidR="00B57690">
        <w:rPr>
          <w:noProof/>
        </w:rPr>
        <w:t>15</w:t>
      </w:r>
      <w:r w:rsidR="00B57690">
        <w:t>. ábrák</w:t>
      </w:r>
      <w:r w:rsidR="00B57690">
        <w:fldChar w:fldCharType="end"/>
      </w:r>
      <w:r>
        <w:t xml:space="preserve"> segítik - </w:t>
      </w:r>
      <w:r>
        <w:lastRenderedPageBreak/>
        <w:t>fontos volt számomra, hogy a motorok mozgási tartományát maximalizáljam. Ezért az a1 szöget 45 fokra, azaz 0.25π radiánra állítottam, így a láb a null érték megadása esetén az elérési tartományának közepére mutat, melyet a</w:t>
      </w:r>
      <w:r w:rsidR="00266916">
        <w:t xml:space="preserve"> </w:t>
      </w:r>
      <w:r w:rsidR="00266916">
        <w:fldChar w:fldCharType="begin"/>
      </w:r>
      <w:r w:rsidR="00266916">
        <w:instrText xml:space="preserve"> REF _Ref104463290 \r \h </w:instrText>
      </w:r>
      <w:r w:rsidR="00266916">
        <w:fldChar w:fldCharType="separate"/>
      </w:r>
      <w:r w:rsidR="00266916">
        <w:t>3.1</w:t>
      </w:r>
      <w:r w:rsidR="00266916">
        <w:fldChar w:fldCharType="end"/>
      </w:r>
      <w:r w:rsidR="00266916">
        <w:t xml:space="preserve"> </w:t>
      </w:r>
      <w:r>
        <w:t xml:space="preserve">alfejezetben részletezek. Az a2 és a3 meghatározásakor hasonló elvet követtem azzal a különbséggel, hogy ezen csuklók esetében </w:t>
      </w:r>
      <w:ins w:id="409" w:author="János Dusa" w:date="2022-05-27T05:10:00Z">
        <w:r w:rsidR="00ED6337">
          <w:t xml:space="preserve">a </w:t>
        </w:r>
      </w:ins>
      <w:r>
        <w:t>fizikai határok szabják meg</w:t>
      </w:r>
      <w:ins w:id="410" w:author="János Dusa" w:date="2022-05-27T05:10:00Z">
        <w:r w:rsidR="00995361">
          <w:t xml:space="preserve"> azt</w:t>
        </w:r>
      </w:ins>
      <w:r>
        <w:t xml:space="preserve">, hogy a robot mennyire képes behúzni </w:t>
      </w:r>
      <w:ins w:id="411" w:author="János Dusa" w:date="2022-05-27T05:10:00Z">
        <w:r w:rsidR="00995361">
          <w:t xml:space="preserve">a </w:t>
        </w:r>
      </w:ins>
      <w:r>
        <w:t xml:space="preserve">lábait, így a csuklók mozgási tartományának meghatározásakor a fizikai határokhoz közel állítottam be a mozgási tartományt is. A beállított szögeket a </w:t>
      </w:r>
      <w:r>
        <w:fldChar w:fldCharType="begin"/>
      </w:r>
      <w:r>
        <w:instrText xml:space="preserve"> REF _Ref104372714 \h </w:instrText>
      </w:r>
      <w:r>
        <w:fldChar w:fldCharType="separate"/>
      </w:r>
      <w:r w:rsidR="0011376A">
        <w:rPr>
          <w:noProof/>
        </w:rPr>
        <w:t>2</w:t>
      </w:r>
      <w:r w:rsidR="0011376A">
        <w:t>. táblázat</w:t>
      </w:r>
      <w:r>
        <w:fldChar w:fldCharType="end"/>
      </w:r>
      <w:r>
        <w:t xml:space="preserve"> mutatom be.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21428" w14:paraId="2884ADE6" w14:textId="77777777" w:rsidTr="001A37CA">
        <w:tc>
          <w:tcPr>
            <w:tcW w:w="2123" w:type="dxa"/>
          </w:tcPr>
          <w:p w14:paraId="67F24139" w14:textId="77777777" w:rsidR="00B21428" w:rsidRDefault="00B21428" w:rsidP="001A37CA">
            <w:pPr>
              <w:ind w:firstLine="0"/>
            </w:pPr>
            <w:r>
              <w:t>Láb</w:t>
            </w:r>
          </w:p>
        </w:tc>
        <w:tc>
          <w:tcPr>
            <w:tcW w:w="2123" w:type="dxa"/>
          </w:tcPr>
          <w:p w14:paraId="53BD0B5C" w14:textId="77777777" w:rsidR="00B21428" w:rsidRDefault="00B21428" w:rsidP="001A37CA">
            <w:pPr>
              <w:ind w:firstLine="0"/>
              <w:jc w:val="center"/>
            </w:pPr>
            <w:r>
              <w:t>a1 (radián)</w:t>
            </w:r>
          </w:p>
        </w:tc>
        <w:tc>
          <w:tcPr>
            <w:tcW w:w="2124" w:type="dxa"/>
          </w:tcPr>
          <w:p w14:paraId="1669B898" w14:textId="77777777" w:rsidR="00B21428" w:rsidRDefault="00B21428" w:rsidP="001A37CA">
            <w:pPr>
              <w:ind w:firstLine="0"/>
              <w:jc w:val="center"/>
            </w:pPr>
            <w:r>
              <w:t>a2 (radián)</w:t>
            </w:r>
          </w:p>
        </w:tc>
        <w:tc>
          <w:tcPr>
            <w:tcW w:w="2124" w:type="dxa"/>
          </w:tcPr>
          <w:p w14:paraId="70DB4F78" w14:textId="77777777" w:rsidR="00B21428" w:rsidRDefault="00B21428" w:rsidP="001A37CA">
            <w:pPr>
              <w:ind w:firstLine="0"/>
              <w:jc w:val="center"/>
            </w:pPr>
            <w:r>
              <w:t>a3 (radián)</w:t>
            </w:r>
          </w:p>
        </w:tc>
      </w:tr>
      <w:tr w:rsidR="00B21428" w14:paraId="0D0D4C5C" w14:textId="77777777" w:rsidTr="001A37CA">
        <w:tc>
          <w:tcPr>
            <w:tcW w:w="2123" w:type="dxa"/>
          </w:tcPr>
          <w:p w14:paraId="05101B69" w14:textId="77777777" w:rsidR="00B21428" w:rsidRDefault="00B21428" w:rsidP="001A37CA">
            <w:pPr>
              <w:ind w:firstLine="0"/>
            </w:pPr>
            <w:r>
              <w:t>Jobb első</w:t>
            </w:r>
          </w:p>
        </w:tc>
        <w:tc>
          <w:tcPr>
            <w:tcW w:w="2123" w:type="dxa"/>
          </w:tcPr>
          <w:p w14:paraId="55F8503A" w14:textId="77777777" w:rsidR="00B21428" w:rsidRDefault="00B21428" w:rsidP="001A37CA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2124" w:type="dxa"/>
          </w:tcPr>
          <w:p w14:paraId="322AAD0B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2A3D4F05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578E40FC" w14:textId="77777777" w:rsidTr="001A37CA">
        <w:tc>
          <w:tcPr>
            <w:tcW w:w="2123" w:type="dxa"/>
          </w:tcPr>
          <w:p w14:paraId="52371B38" w14:textId="77777777" w:rsidR="00B21428" w:rsidRDefault="00B21428" w:rsidP="001A37CA">
            <w:pPr>
              <w:ind w:firstLine="0"/>
            </w:pPr>
            <w:r>
              <w:t>Jobb hátsó</w:t>
            </w:r>
          </w:p>
        </w:tc>
        <w:tc>
          <w:tcPr>
            <w:tcW w:w="2123" w:type="dxa"/>
          </w:tcPr>
          <w:p w14:paraId="271C1D38" w14:textId="77777777" w:rsidR="00B21428" w:rsidRDefault="00B21428" w:rsidP="001A37CA">
            <w:pPr>
              <w:ind w:firstLine="0"/>
              <w:jc w:val="center"/>
            </w:pPr>
            <w:r>
              <w:t>0.75π</w:t>
            </w:r>
          </w:p>
        </w:tc>
        <w:tc>
          <w:tcPr>
            <w:tcW w:w="2124" w:type="dxa"/>
          </w:tcPr>
          <w:p w14:paraId="7C99BA11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30841E61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1E3412B4" w14:textId="77777777" w:rsidTr="001A37CA">
        <w:tc>
          <w:tcPr>
            <w:tcW w:w="2123" w:type="dxa"/>
          </w:tcPr>
          <w:p w14:paraId="075FE3E9" w14:textId="77777777" w:rsidR="00B21428" w:rsidRDefault="00B21428" w:rsidP="001A37CA">
            <w:pPr>
              <w:ind w:firstLine="0"/>
            </w:pPr>
            <w:r>
              <w:t>Bal első</w:t>
            </w:r>
          </w:p>
        </w:tc>
        <w:tc>
          <w:tcPr>
            <w:tcW w:w="2123" w:type="dxa"/>
          </w:tcPr>
          <w:p w14:paraId="04B70564" w14:textId="77777777" w:rsidR="00B21428" w:rsidRDefault="00B21428" w:rsidP="001A37CA">
            <w:pPr>
              <w:ind w:firstLine="0"/>
              <w:jc w:val="center"/>
            </w:pPr>
            <w:r>
              <w:t>-0.25π</w:t>
            </w:r>
          </w:p>
        </w:tc>
        <w:tc>
          <w:tcPr>
            <w:tcW w:w="2124" w:type="dxa"/>
          </w:tcPr>
          <w:p w14:paraId="7C567317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1B8A282D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43F9F648" w14:textId="77777777" w:rsidTr="001A37CA">
        <w:tc>
          <w:tcPr>
            <w:tcW w:w="2123" w:type="dxa"/>
          </w:tcPr>
          <w:p w14:paraId="4EBE3A63" w14:textId="77777777" w:rsidR="00B21428" w:rsidRDefault="00B21428" w:rsidP="001A37CA">
            <w:pPr>
              <w:ind w:firstLine="0"/>
            </w:pPr>
            <w:r>
              <w:t>Bal hátsó</w:t>
            </w:r>
          </w:p>
        </w:tc>
        <w:tc>
          <w:tcPr>
            <w:tcW w:w="2123" w:type="dxa"/>
          </w:tcPr>
          <w:p w14:paraId="72D2CE3D" w14:textId="77777777" w:rsidR="00B21428" w:rsidRDefault="00B21428" w:rsidP="001A37CA">
            <w:pPr>
              <w:ind w:firstLine="0"/>
              <w:jc w:val="center"/>
            </w:pPr>
            <w:r>
              <w:t>-0.75π</w:t>
            </w:r>
          </w:p>
        </w:tc>
        <w:tc>
          <w:tcPr>
            <w:tcW w:w="2124" w:type="dxa"/>
          </w:tcPr>
          <w:p w14:paraId="1C3EF80B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36BE7778" w14:textId="77777777" w:rsidR="00B21428" w:rsidRDefault="00B21428" w:rsidP="001A37CA">
            <w:pPr>
              <w:keepNext/>
              <w:ind w:firstLine="0"/>
              <w:jc w:val="center"/>
            </w:pPr>
            <w:r>
              <w:t>0.5π</w:t>
            </w:r>
          </w:p>
        </w:tc>
      </w:tr>
    </w:tbl>
    <w:bookmarkStart w:id="412" w:name="_Ref104372714"/>
    <w:p w14:paraId="676A1121" w14:textId="0DEB3537" w:rsidR="00B21428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B21428">
        <w:t>. táblázat</w:t>
      </w:r>
      <w:bookmarkEnd w:id="412"/>
      <w:r w:rsidR="00B21428">
        <w:t>: a</w:t>
      </w:r>
      <w:r w:rsidR="00B21428" w:rsidRPr="006E66D4">
        <w:t xml:space="preserve"> motorok beállításakor használt ofszet szögek lábanként</w:t>
      </w:r>
    </w:p>
    <w:p w14:paraId="6644E337" w14:textId="77777777" w:rsidR="00D5403D" w:rsidRDefault="00261F7B" w:rsidP="00D5403D">
      <w:pPr>
        <w:pStyle w:val="Kp"/>
      </w:pPr>
      <w:r>
        <w:rPr>
          <w:noProof/>
        </w:rPr>
        <w:drawing>
          <wp:inline distT="0" distB="0" distL="0" distR="0" wp14:anchorId="035BED67" wp14:editId="2097B518">
            <wp:extent cx="5391150" cy="3559175"/>
            <wp:effectExtent l="0" t="0" r="0" b="317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3" w:name="_Ref104464146"/>
    <w:p w14:paraId="6B200B2F" w14:textId="7C332D25" w:rsidR="00B21428" w:rsidRDefault="00D5403D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13</w:t>
      </w:r>
      <w:r>
        <w:fldChar w:fldCharType="end"/>
      </w:r>
      <w:r>
        <w:t>. ábra</w:t>
      </w:r>
      <w:bookmarkEnd w:id="413"/>
      <w:r>
        <w:t xml:space="preserve">: a jobb oldali lábon a beállított ofszet szögek nulla értékűek, a bal oldali lábon a </w:t>
      </w:r>
      <w:r>
        <w:fldChar w:fldCharType="begin"/>
      </w:r>
      <w:r>
        <w:instrText xml:space="preserve"> REF _Ref104372714 \h  \* MERGEFORMAT </w:instrText>
      </w:r>
      <w:r>
        <w:fldChar w:fldCharType="separate"/>
      </w:r>
      <w:r>
        <w:rPr>
          <w:noProof/>
        </w:rPr>
        <w:t>2</w:t>
      </w:r>
      <w:r>
        <w:t>. táblázatnak</w:t>
      </w:r>
      <w:r>
        <w:fldChar w:fldCharType="end"/>
      </w:r>
      <w:r>
        <w:t xml:space="preserve"> megfelelő értékűek</w:t>
      </w:r>
    </w:p>
    <w:p w14:paraId="4BA546E3" w14:textId="77777777" w:rsidR="0060426A" w:rsidRDefault="00261F7B" w:rsidP="0060426A">
      <w:pPr>
        <w:pStyle w:val="Kp"/>
      </w:pPr>
      <w:r w:rsidRPr="0060426A">
        <w:rPr>
          <w:noProof/>
        </w:rPr>
        <w:lastRenderedPageBreak/>
        <w:drawing>
          <wp:inline distT="0" distB="0" distL="0" distR="0" wp14:anchorId="6CB20684" wp14:editId="6078FD2D">
            <wp:extent cx="3960000" cy="2594965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4" w:name="_Ref104464389"/>
    <w:p w14:paraId="1FD98A75" w14:textId="691E357E" w:rsidR="00D5403D" w:rsidRDefault="0060426A" w:rsidP="0060426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ábra</w:t>
      </w:r>
      <w:bookmarkEnd w:id="414"/>
      <w:r>
        <w:t>: Az ofszet szögek felül</w:t>
      </w:r>
      <w:del w:id="415" w:author="János Dusa" w:date="2022-05-27T05:11:00Z">
        <w:r w:rsidDel="00995361">
          <w:delText xml:space="preserve"> </w:delText>
        </w:r>
      </w:del>
      <w:r>
        <w:t>nézetből</w:t>
      </w:r>
    </w:p>
    <w:p w14:paraId="5CBE8C82" w14:textId="77777777" w:rsidR="0060426A" w:rsidRDefault="00D5403D" w:rsidP="0060426A">
      <w:pPr>
        <w:pStyle w:val="Kp"/>
      </w:pPr>
      <w:r w:rsidRPr="0060426A">
        <w:rPr>
          <w:noProof/>
        </w:rPr>
        <w:drawing>
          <wp:inline distT="0" distB="0" distL="0" distR="0" wp14:anchorId="4A8B8A9F" wp14:editId="60B4EDE0">
            <wp:extent cx="3960000" cy="2907106"/>
            <wp:effectExtent l="0" t="0" r="254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0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6" w:name="_Ref104464402"/>
    <w:p w14:paraId="4DD19385" w14:textId="5D1A332A" w:rsidR="00261F7B" w:rsidRPr="009E3F6B" w:rsidRDefault="0060426A" w:rsidP="0060426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ábra</w:t>
      </w:r>
      <w:bookmarkEnd w:id="416"/>
      <w:r>
        <w:t>: az ofszet szögek oldal</w:t>
      </w:r>
      <w:del w:id="417" w:author="János Dusa" w:date="2022-05-27T05:11:00Z">
        <w:r w:rsidDel="00995361">
          <w:delText xml:space="preserve"> </w:delText>
        </w:r>
      </w:del>
      <w:r>
        <w:t>nézetből</w:t>
      </w:r>
    </w:p>
    <w:p w14:paraId="662A84C1" w14:textId="77777777" w:rsidR="00B21428" w:rsidRDefault="00B21428" w:rsidP="00B21428">
      <w:pPr>
        <w:pStyle w:val="Cmsor3"/>
      </w:pPr>
      <w:bookmarkStart w:id="418" w:name="_Toc104453422"/>
      <w:bookmarkStart w:id="419" w:name="_Ref104457650"/>
      <w:bookmarkStart w:id="420" w:name="_Ref104457667"/>
      <w:bookmarkStart w:id="421" w:name="_Ref104457668"/>
      <w:bookmarkStart w:id="422" w:name="_Ref104462947"/>
      <w:r>
        <w:t>Motorok mozgási iránya</w:t>
      </w:r>
      <w:bookmarkEnd w:id="418"/>
      <w:bookmarkEnd w:id="419"/>
      <w:bookmarkEnd w:id="420"/>
      <w:bookmarkEnd w:id="421"/>
      <w:bookmarkEnd w:id="422"/>
    </w:p>
    <w:p w14:paraId="0833C2CC" w14:textId="5E7039CC" w:rsidR="00B21428" w:rsidRDefault="00B21428" w:rsidP="00B21428">
      <w:r>
        <w:t>A robot mechanikai kialakítása miatt egyes motorokat fordítva kellett beszerelnem</w:t>
      </w:r>
      <w:del w:id="423" w:author="János Dusa" w:date="2022-05-27T05:12:00Z">
        <w:r w:rsidDel="00995361">
          <w:delText>, mint másokat</w:delText>
        </w:r>
      </w:del>
      <w:ins w:id="424" w:author="János Dusa" w:date="2022-05-27T05:12:00Z">
        <w:r w:rsidR="00995361">
          <w:t xml:space="preserve"> a többiekhez képest</w:t>
        </w:r>
      </w:ins>
      <w:r>
        <w:t xml:space="preserve">. Ezzel a problémával már Babits Mátyás is szembesült munkája során, ezért lábanként létrehozott további három paramétert </w:t>
      </w:r>
      <w:sdt>
        <w:sdtPr>
          <w:id w:val="1594282617"/>
          <w:citation/>
        </w:sdtPr>
        <w:sdtEndPr/>
        <w:sdtContent>
          <w:r>
            <w:fldChar w:fldCharType="begin"/>
          </w:r>
          <w:r>
            <w:instrText xml:space="preserve"> CITATION Bab182 \l 1038 </w:instrText>
          </w:r>
          <w:r>
            <w:fldChar w:fldCharType="separate"/>
          </w:r>
          <w:r w:rsidR="0011376A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A dir1, dir2, dir3 változók +1 és -1 értékeket vehetnek fel, ezzel állítva a motorok mozgás irányát. A főként tapasztalati úton beállított változókat az </w:t>
      </w:r>
      <w:r>
        <w:fldChar w:fldCharType="begin"/>
      </w:r>
      <w:r>
        <w:instrText xml:space="preserve"> REF _Ref104372667 \h </w:instrText>
      </w:r>
      <w:r>
        <w:fldChar w:fldCharType="separate"/>
      </w:r>
      <w:r w:rsidR="0011376A">
        <w:rPr>
          <w:noProof/>
        </w:rPr>
        <w:t>3</w:t>
      </w:r>
      <w:r w:rsidR="0011376A">
        <w:t>. táblázat</w:t>
      </w:r>
      <w:r>
        <w:fldChar w:fldCharType="end"/>
      </w:r>
      <w:r>
        <w:t xml:space="preserve"> </w:t>
      </w:r>
      <w:ins w:id="425" w:author="János Dusa" w:date="2022-05-27T05:13:00Z">
        <w:r w:rsidR="00995361">
          <w:t xml:space="preserve">segítségével </w:t>
        </w:r>
      </w:ins>
      <w:r>
        <w:t>mutatom be.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21428" w14:paraId="28C922DB" w14:textId="77777777" w:rsidTr="001A37CA">
        <w:tc>
          <w:tcPr>
            <w:tcW w:w="2123" w:type="dxa"/>
          </w:tcPr>
          <w:p w14:paraId="44C4C80D" w14:textId="77777777" w:rsidR="00B21428" w:rsidRDefault="00B21428" w:rsidP="001A37CA">
            <w:pPr>
              <w:ind w:firstLine="0"/>
            </w:pPr>
            <w:r>
              <w:t>Láb</w:t>
            </w:r>
          </w:p>
        </w:tc>
        <w:tc>
          <w:tcPr>
            <w:tcW w:w="2123" w:type="dxa"/>
          </w:tcPr>
          <w:p w14:paraId="4C3B808D" w14:textId="77777777" w:rsidR="00B21428" w:rsidRDefault="00B21428" w:rsidP="001A37CA">
            <w:pPr>
              <w:ind w:firstLine="0"/>
              <w:jc w:val="center"/>
            </w:pPr>
            <w:r>
              <w:t>dir1</w:t>
            </w:r>
          </w:p>
        </w:tc>
        <w:tc>
          <w:tcPr>
            <w:tcW w:w="2124" w:type="dxa"/>
          </w:tcPr>
          <w:p w14:paraId="21BF754B" w14:textId="77777777" w:rsidR="00B21428" w:rsidRDefault="00B21428" w:rsidP="001A37CA">
            <w:pPr>
              <w:ind w:firstLine="0"/>
              <w:jc w:val="center"/>
            </w:pPr>
            <w:r>
              <w:t>dir2</w:t>
            </w:r>
          </w:p>
        </w:tc>
        <w:tc>
          <w:tcPr>
            <w:tcW w:w="2124" w:type="dxa"/>
          </w:tcPr>
          <w:p w14:paraId="49039071" w14:textId="77777777" w:rsidR="00B21428" w:rsidRDefault="00B21428" w:rsidP="001A37CA">
            <w:pPr>
              <w:ind w:firstLine="0"/>
              <w:jc w:val="center"/>
            </w:pPr>
            <w:r>
              <w:t>dir3</w:t>
            </w:r>
          </w:p>
        </w:tc>
      </w:tr>
      <w:tr w:rsidR="00B21428" w14:paraId="39E832A4" w14:textId="77777777" w:rsidTr="001A37CA">
        <w:tc>
          <w:tcPr>
            <w:tcW w:w="2123" w:type="dxa"/>
          </w:tcPr>
          <w:p w14:paraId="474B034D" w14:textId="77777777" w:rsidR="00B21428" w:rsidRDefault="00B21428" w:rsidP="001A37CA">
            <w:pPr>
              <w:ind w:firstLine="0"/>
            </w:pPr>
            <w:r>
              <w:t>Jobb első</w:t>
            </w:r>
          </w:p>
        </w:tc>
        <w:tc>
          <w:tcPr>
            <w:tcW w:w="2123" w:type="dxa"/>
          </w:tcPr>
          <w:p w14:paraId="23CA6F5A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281E8306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359540EA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</w:tr>
      <w:tr w:rsidR="00B21428" w14:paraId="1ACC2A2C" w14:textId="77777777" w:rsidTr="001A37CA">
        <w:tc>
          <w:tcPr>
            <w:tcW w:w="2123" w:type="dxa"/>
          </w:tcPr>
          <w:p w14:paraId="1BEB8B0E" w14:textId="77777777" w:rsidR="00B21428" w:rsidRDefault="00B21428" w:rsidP="001A37CA">
            <w:pPr>
              <w:ind w:firstLine="0"/>
            </w:pPr>
            <w:r>
              <w:lastRenderedPageBreak/>
              <w:t>Jobb hátsó</w:t>
            </w:r>
          </w:p>
        </w:tc>
        <w:tc>
          <w:tcPr>
            <w:tcW w:w="2123" w:type="dxa"/>
          </w:tcPr>
          <w:p w14:paraId="36426AE2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2D0B2EED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  <w:tc>
          <w:tcPr>
            <w:tcW w:w="2124" w:type="dxa"/>
          </w:tcPr>
          <w:p w14:paraId="2114173C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</w:tr>
      <w:tr w:rsidR="00B21428" w14:paraId="7A3FE159" w14:textId="77777777" w:rsidTr="001A37CA">
        <w:tc>
          <w:tcPr>
            <w:tcW w:w="2123" w:type="dxa"/>
          </w:tcPr>
          <w:p w14:paraId="257A9781" w14:textId="77777777" w:rsidR="00B21428" w:rsidRDefault="00B21428" w:rsidP="001A37CA">
            <w:pPr>
              <w:ind w:firstLine="0"/>
            </w:pPr>
            <w:r>
              <w:t>Bal első</w:t>
            </w:r>
          </w:p>
        </w:tc>
        <w:tc>
          <w:tcPr>
            <w:tcW w:w="2123" w:type="dxa"/>
          </w:tcPr>
          <w:p w14:paraId="6B12E835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4F6329DF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  <w:tc>
          <w:tcPr>
            <w:tcW w:w="2124" w:type="dxa"/>
          </w:tcPr>
          <w:p w14:paraId="2A4A2A27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</w:tr>
      <w:tr w:rsidR="00B21428" w14:paraId="6339F93E" w14:textId="77777777" w:rsidTr="001A37CA">
        <w:tc>
          <w:tcPr>
            <w:tcW w:w="2123" w:type="dxa"/>
          </w:tcPr>
          <w:p w14:paraId="7FB50299" w14:textId="77777777" w:rsidR="00B21428" w:rsidRDefault="00B21428" w:rsidP="001A37CA">
            <w:pPr>
              <w:ind w:firstLine="0"/>
            </w:pPr>
            <w:r>
              <w:t>Bal hátsó</w:t>
            </w:r>
          </w:p>
        </w:tc>
        <w:tc>
          <w:tcPr>
            <w:tcW w:w="2123" w:type="dxa"/>
          </w:tcPr>
          <w:p w14:paraId="5E319DBE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307D6D19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56CF2136" w14:textId="77777777" w:rsidR="00B21428" w:rsidRDefault="00B21428" w:rsidP="001A37CA">
            <w:pPr>
              <w:keepNext/>
              <w:ind w:firstLine="0"/>
              <w:jc w:val="center"/>
            </w:pPr>
            <w:r>
              <w:t>1</w:t>
            </w:r>
          </w:p>
        </w:tc>
      </w:tr>
    </w:tbl>
    <w:bookmarkStart w:id="426" w:name="_Ref104372667"/>
    <w:p w14:paraId="30EA847D" w14:textId="6DAE2D76" w:rsidR="00B21428" w:rsidRPr="00A42716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21428">
        <w:t>. táblázat</w:t>
      </w:r>
      <w:bookmarkEnd w:id="426"/>
      <w:r w:rsidR="00B21428">
        <w:t>: a motorok mozgás irányáért felelős parméterek</w:t>
      </w:r>
    </w:p>
    <w:p w14:paraId="5745D6B6" w14:textId="4866245B" w:rsidR="00BE48F1" w:rsidRDefault="00AD6F4A" w:rsidP="00AD6F4A">
      <w:pPr>
        <w:pStyle w:val="Cmsor3"/>
      </w:pPr>
      <w:bookmarkStart w:id="427" w:name="_Ref104198186"/>
      <w:bookmarkStart w:id="428" w:name="_Toc104453423"/>
      <w:bookmarkEnd w:id="367"/>
      <w:r>
        <w:t>Szervok beállítása</w:t>
      </w:r>
      <w:bookmarkEnd w:id="427"/>
      <w:bookmarkEnd w:id="428"/>
    </w:p>
    <w:p w14:paraId="23B52C14" w14:textId="7549B0B8" w:rsidR="007E581D" w:rsidRDefault="00B21428" w:rsidP="007E581D">
      <w:bookmarkStart w:id="429" w:name="_Ref104195294"/>
      <w:r>
        <w:t>A robot tervezése során egyik első lépés volt az új robot mozgatásáért felelő</w:t>
      </w:r>
      <w:ins w:id="430" w:author="János Dusa" w:date="2022-05-27T05:13:00Z">
        <w:r w:rsidR="00995361">
          <w:t>s</w:t>
        </w:r>
      </w:ins>
      <w:r>
        <w:t xml:space="preserve"> szervomotorok kiválasztása </w:t>
      </w:r>
      <w:sdt>
        <w:sdtPr>
          <w:id w:val="1721637375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1376A">
            <w:rPr>
              <w:noProof/>
            </w:rPr>
            <w:t>[1]</w:t>
          </w:r>
          <w:r>
            <w:fldChar w:fldCharType="end"/>
          </w:r>
        </w:sdtContent>
      </w:sdt>
      <w:r>
        <w:t xml:space="preserve">. Válogatás során célom az volt, hogy megtartva a </w:t>
      </w:r>
      <w:commentRangeStart w:id="431"/>
      <w:r>
        <w:t xml:space="preserve">micro típusú </w:t>
      </w:r>
      <w:commentRangeEnd w:id="431"/>
      <w:r>
        <w:rPr>
          <w:rStyle w:val="Jegyzethivatkozs"/>
        </w:rPr>
        <w:commentReference w:id="431"/>
      </w:r>
      <w:r>
        <w:t>szervókat</w:t>
      </w:r>
      <w:ins w:id="432" w:author="János Dusa" w:date="2022-05-27T05:13:00Z">
        <w:r w:rsidR="00995361">
          <w:t>,</w:t>
        </w:r>
      </w:ins>
      <w:r>
        <w:t xml:space="preserve"> </w:t>
      </w:r>
      <w:ins w:id="433" w:author="János Dusa" w:date="2022-05-27T05:16:00Z">
        <w:r w:rsidR="005E2FCC">
          <w:t xml:space="preserve">akár </w:t>
        </w:r>
      </w:ins>
      <w:r>
        <w:t xml:space="preserve">a sebesség </w:t>
      </w:r>
      <w:del w:id="434" w:author="János Dusa" w:date="2022-05-27T05:13:00Z">
        <w:r w:rsidDel="00995361">
          <w:delText xml:space="preserve">ellenében </w:delText>
        </w:r>
      </w:del>
      <w:ins w:id="435" w:author="János Dusa" w:date="2022-05-27T05:13:00Z">
        <w:r w:rsidR="00995361">
          <w:t xml:space="preserve">rovására </w:t>
        </w:r>
      </w:ins>
      <w:ins w:id="436" w:author="János Dusa" w:date="2022-05-27T05:16:00Z">
        <w:r w:rsidR="005E2FCC">
          <w:t xml:space="preserve">is, </w:t>
        </w:r>
      </w:ins>
      <w:r>
        <w:t xml:space="preserve">minél nagyobb nyomatékú motorra essen a választás. Hosszas keresés után végül a Savöx gyártmányú SH-0255MG típusú szervot választottam, mert a gyártó egyik legerősebb micro típusú szervoja ez volt, mely adatait a </w:t>
      </w:r>
      <w:r w:rsidR="007E581D">
        <w:fldChar w:fldCharType="begin"/>
      </w:r>
      <w:r w:rsidR="007E581D">
        <w:instrText xml:space="preserve"> REF _Ref104456918 \h </w:instrText>
      </w:r>
      <w:r w:rsidR="007E581D">
        <w:fldChar w:fldCharType="separate"/>
      </w:r>
      <w:r w:rsidR="007E581D">
        <w:rPr>
          <w:noProof/>
        </w:rPr>
        <w:t>13</w:t>
      </w:r>
      <w:r w:rsidR="007E581D">
        <w:t>. ábrán</w:t>
      </w:r>
      <w:r w:rsidR="007E581D">
        <w:fldChar w:fldCharType="end"/>
      </w:r>
      <w:r w:rsidR="007E581D">
        <w:t xml:space="preserve"> </w:t>
      </w:r>
      <w:r>
        <w:t xml:space="preserve">mutatom be </w:t>
      </w:r>
      <w:sdt>
        <w:sdtPr>
          <w:id w:val="-1176028662"/>
          <w:citation/>
        </w:sdtPr>
        <w:sdtEndPr/>
        <w:sdtContent>
          <w:r>
            <w:fldChar w:fldCharType="begin"/>
          </w:r>
          <w:r>
            <w:instrText xml:space="preserve"> CITATION Sav22 \l 1038 </w:instrText>
          </w:r>
          <w:r>
            <w:fldChar w:fldCharType="separate"/>
          </w:r>
          <w:r w:rsidR="0011376A">
            <w:rPr>
              <w:noProof/>
            </w:rPr>
            <w:t>[13]</w:t>
          </w:r>
          <w:r>
            <w:fldChar w:fldCharType="end"/>
          </w:r>
        </w:sdtContent>
      </w:sdt>
      <w:r>
        <w:t>. A motor 4.8 volt tápfeszültség mellett 3.1 kg-cm-es nyomatékkal rendelkezik, ez több mint másfélszeres teljesítmény növekedést jelent</w:t>
      </w:r>
      <w:ins w:id="437" w:author="János Dusa" w:date="2022-05-27T05:14:00Z">
        <w:r w:rsidR="00995361">
          <w:t xml:space="preserve"> a kiinduló állapothoz képest</w:t>
        </w:r>
      </w:ins>
      <w:r>
        <w:t xml:space="preserve">. A motor fém fogaskerekekkel rendelkezik, így igen strapabíró, emellett 4.8 volt tápfeszültség mellett 0.16 másodperc alatt forog hatvan fokot, mely azt figyelembe véve, hogy nyomaték optimalizált szervot választottam, </w:t>
      </w:r>
      <w:ins w:id="438" w:author="János Dusa" w:date="2022-05-27T05:15:00Z">
        <w:r w:rsidR="00995361">
          <w:t xml:space="preserve">mégis </w:t>
        </w:r>
      </w:ins>
      <w:r>
        <w:t>kimondottan gyorsnak minősül. A szervo gyártói honlapja alapján ugyan a motor teljes működési tartománya 145°, a tapasztalatok nem ezt mutatták, ezért használtam végül a már fentebb megemlített +/-0.34π forgási tartományt, ami</w:t>
      </w:r>
      <w:del w:id="439" w:author="János Dusa" w:date="2022-05-27T05:20:00Z">
        <w:r w:rsidDel="008B4636">
          <w:delText xml:space="preserve"> körülbelül</w:delText>
        </w:r>
      </w:del>
      <w:r>
        <w:t xml:space="preserve"> 122</w:t>
      </w:r>
      <w:ins w:id="440" w:author="János Dusa" w:date="2022-05-27T05:20:00Z">
        <w:r w:rsidR="008B4636">
          <w:t>.4</w:t>
        </w:r>
      </w:ins>
      <w:r>
        <w:t>°-nak felel meg.</w:t>
      </w:r>
    </w:p>
    <w:p w14:paraId="5EACA7C5" w14:textId="77777777" w:rsidR="007E581D" w:rsidRDefault="007E581D" w:rsidP="007E581D">
      <w:pPr>
        <w:pStyle w:val="Kp"/>
      </w:pPr>
      <w:r w:rsidRPr="007E581D">
        <w:rPr>
          <w:noProof/>
        </w:rPr>
        <w:lastRenderedPageBreak/>
        <w:drawing>
          <wp:inline distT="0" distB="0" distL="0" distR="0" wp14:anchorId="193611E1" wp14:editId="5292988F">
            <wp:extent cx="2940000" cy="3600000"/>
            <wp:effectExtent l="0" t="0" r="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939" t="4128" r="3750" b="4481"/>
                    <a:stretch/>
                  </pic:blipFill>
                  <pic:spPr bwMode="auto">
                    <a:xfrm>
                      <a:off x="0" y="0"/>
                      <a:ext cx="2940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41" w:name="_Ref104456918"/>
    <w:p w14:paraId="59B6EF14" w14:textId="4242D3F6" w:rsidR="00B21428" w:rsidRDefault="007E581D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16</w:t>
      </w:r>
      <w:r>
        <w:fldChar w:fldCharType="end"/>
      </w:r>
      <w:r>
        <w:t>. ábra</w:t>
      </w:r>
      <w:bookmarkEnd w:id="441"/>
      <w:r>
        <w:t>: a robotban használt Savöx szervomotor főbb adatai</w:t>
      </w:r>
    </w:p>
    <w:p w14:paraId="59FEA6B5" w14:textId="48E81145" w:rsidR="00B21428" w:rsidRDefault="00B21428" w:rsidP="00B21428">
      <w:r>
        <w:t xml:space="preserve">A robot végső összeszerelése során, a szervokarok felhelyezésekor igyekeztem a legpontosabban feltenni azokat, azonban fogas kialakításuk miatt csak bizonyos pozíciókban </w:t>
      </w:r>
      <w:del w:id="442" w:author="János Dusa" w:date="2022-05-27T05:21:00Z">
        <w:r w:rsidDel="008B4636">
          <w:delText>össze</w:delText>
        </w:r>
      </w:del>
      <w:r>
        <w:t>szerelhetőek</w:t>
      </w:r>
      <w:ins w:id="443" w:author="János Dusa" w:date="2022-05-27T05:21:00Z">
        <w:r w:rsidR="008B4636">
          <w:t xml:space="preserve"> össze</w:t>
        </w:r>
      </w:ins>
      <w:r>
        <w:t xml:space="preserve">. Így a robot lábaiban </w:t>
      </w:r>
      <w:ins w:id="444" w:author="János Dusa" w:date="2022-05-27T05:22:00Z">
        <w:r w:rsidR="008B4636">
          <w:t xml:space="preserve">már a kiinduló állapotban </w:t>
        </w:r>
      </w:ins>
      <w:r>
        <w:t xml:space="preserve">mechanikai ofszet hiba keletkezett. Ezzel a problémával </w:t>
      </w:r>
      <w:ins w:id="445" w:author="János Dusa" w:date="2022-05-27T05:22:00Z">
        <w:r w:rsidR="008B4636">
          <w:t xml:space="preserve">a </w:t>
        </w:r>
      </w:ins>
      <w:r>
        <w:t>korábbiakban Babits Mátyás is</w:t>
      </w:r>
      <w:ins w:id="446" w:author="János Dusa" w:date="2022-05-27T05:23:00Z">
        <w:r w:rsidR="008B4636">
          <w:t xml:space="preserve"> szembesült</w:t>
        </w:r>
      </w:ins>
      <w:del w:id="447" w:author="János Dusa" w:date="2022-05-27T05:22:00Z">
        <w:r w:rsidDel="008B4636">
          <w:delText xml:space="preserve"> találkozott</w:delText>
        </w:r>
      </w:del>
      <w:r>
        <w:t xml:space="preserve">, ezért motoronként létrehozott egy úgynevezett assemblyOffset paramétert, mely alkalmas ezen kis hibák szoftveres kiküszöbölésére. Ezeknek értékeit az </w:t>
      </w:r>
      <w:r w:rsidR="004B2C4C">
        <w:fldChar w:fldCharType="begin"/>
      </w:r>
      <w:r w:rsidR="004B2C4C">
        <w:instrText xml:space="preserve"> REF _Ref104457258 \h </w:instrText>
      </w:r>
      <w:r w:rsidR="004B2C4C">
        <w:fldChar w:fldCharType="separate"/>
      </w:r>
      <w:r w:rsidR="004B2C4C">
        <w:rPr>
          <w:noProof/>
        </w:rPr>
        <w:t>4</w:t>
      </w:r>
      <w:r w:rsidR="004B2C4C">
        <w:t>. táblázatban</w:t>
      </w:r>
      <w:r w:rsidR="004B2C4C">
        <w:fldChar w:fldCharType="end"/>
      </w:r>
      <w:r>
        <w:t xml:space="preserve"> mutatom be.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4B2C4C" w14:paraId="796D230A" w14:textId="77777777" w:rsidTr="001A37CA">
        <w:tc>
          <w:tcPr>
            <w:tcW w:w="2123" w:type="dxa"/>
          </w:tcPr>
          <w:p w14:paraId="2874118A" w14:textId="77777777" w:rsidR="004B2C4C" w:rsidRDefault="004B2C4C" w:rsidP="001A37CA">
            <w:pPr>
              <w:ind w:firstLine="0"/>
            </w:pPr>
            <w:r>
              <w:t>Láb</w:t>
            </w:r>
          </w:p>
        </w:tc>
        <w:tc>
          <w:tcPr>
            <w:tcW w:w="2123" w:type="dxa"/>
          </w:tcPr>
          <w:p w14:paraId="07D193EF" w14:textId="71F6ABAD" w:rsidR="004B2C4C" w:rsidRDefault="004B2C4C" w:rsidP="001A37CA">
            <w:pPr>
              <w:ind w:firstLine="0"/>
              <w:jc w:val="center"/>
            </w:pPr>
            <w:r>
              <w:t>assemblyOffset_1</w:t>
            </w:r>
          </w:p>
        </w:tc>
        <w:tc>
          <w:tcPr>
            <w:tcW w:w="2124" w:type="dxa"/>
          </w:tcPr>
          <w:p w14:paraId="0E24DF2A" w14:textId="5E7A799C" w:rsidR="004B2C4C" w:rsidRDefault="004B2C4C" w:rsidP="001A37CA">
            <w:pPr>
              <w:ind w:firstLine="0"/>
              <w:jc w:val="center"/>
            </w:pPr>
            <w:r>
              <w:t>assemblyOffset_2</w:t>
            </w:r>
          </w:p>
        </w:tc>
        <w:tc>
          <w:tcPr>
            <w:tcW w:w="2124" w:type="dxa"/>
          </w:tcPr>
          <w:p w14:paraId="37920F99" w14:textId="39497BEB" w:rsidR="004B2C4C" w:rsidRDefault="004B2C4C" w:rsidP="001A37CA">
            <w:pPr>
              <w:ind w:firstLine="0"/>
              <w:jc w:val="center"/>
            </w:pPr>
            <w:r>
              <w:t>assemblyOffset_3</w:t>
            </w:r>
          </w:p>
        </w:tc>
      </w:tr>
      <w:tr w:rsidR="004B2C4C" w14:paraId="5807DA79" w14:textId="77777777" w:rsidTr="001A37CA">
        <w:tc>
          <w:tcPr>
            <w:tcW w:w="2123" w:type="dxa"/>
          </w:tcPr>
          <w:p w14:paraId="6AE63B41" w14:textId="77777777" w:rsidR="004B2C4C" w:rsidRDefault="004B2C4C" w:rsidP="001A37CA">
            <w:pPr>
              <w:ind w:firstLine="0"/>
            </w:pPr>
            <w:r>
              <w:t>Jobb első</w:t>
            </w:r>
          </w:p>
        </w:tc>
        <w:tc>
          <w:tcPr>
            <w:tcW w:w="2123" w:type="dxa"/>
          </w:tcPr>
          <w:p w14:paraId="1D7C19F0" w14:textId="50F67F02" w:rsidR="004B2C4C" w:rsidRDefault="00AE354F" w:rsidP="001A37CA">
            <w:pPr>
              <w:ind w:firstLine="0"/>
              <w:jc w:val="center"/>
            </w:pPr>
            <w:r>
              <w:t>0.0</w:t>
            </w:r>
          </w:p>
        </w:tc>
        <w:tc>
          <w:tcPr>
            <w:tcW w:w="2124" w:type="dxa"/>
          </w:tcPr>
          <w:p w14:paraId="3CFBC043" w14:textId="4AD4674F" w:rsidR="004B2C4C" w:rsidRDefault="00AE354F" w:rsidP="001A37CA">
            <w:pPr>
              <w:ind w:firstLine="0"/>
              <w:jc w:val="center"/>
            </w:pPr>
            <w:r>
              <w:t>0.02</w:t>
            </w:r>
          </w:p>
        </w:tc>
        <w:tc>
          <w:tcPr>
            <w:tcW w:w="2124" w:type="dxa"/>
          </w:tcPr>
          <w:p w14:paraId="210BAD66" w14:textId="204B207F" w:rsidR="004B2C4C" w:rsidRDefault="00AE354F" w:rsidP="001A37CA">
            <w:pPr>
              <w:ind w:firstLine="0"/>
              <w:jc w:val="center"/>
            </w:pPr>
            <w:r>
              <w:t>-0.1</w:t>
            </w:r>
          </w:p>
        </w:tc>
      </w:tr>
      <w:tr w:rsidR="004B2C4C" w14:paraId="7239C3BC" w14:textId="77777777" w:rsidTr="001A37CA">
        <w:tc>
          <w:tcPr>
            <w:tcW w:w="2123" w:type="dxa"/>
          </w:tcPr>
          <w:p w14:paraId="40554B8B" w14:textId="77777777" w:rsidR="004B2C4C" w:rsidRDefault="004B2C4C" w:rsidP="001A37CA">
            <w:pPr>
              <w:ind w:firstLine="0"/>
            </w:pPr>
            <w:r>
              <w:t>Jobb hátsó</w:t>
            </w:r>
          </w:p>
        </w:tc>
        <w:tc>
          <w:tcPr>
            <w:tcW w:w="2123" w:type="dxa"/>
          </w:tcPr>
          <w:p w14:paraId="233FE971" w14:textId="04456293" w:rsidR="004B2C4C" w:rsidRDefault="00AE354F" w:rsidP="001A37CA">
            <w:pPr>
              <w:ind w:firstLine="0"/>
              <w:jc w:val="center"/>
            </w:pPr>
            <w:r>
              <w:t>-0.21</w:t>
            </w:r>
          </w:p>
        </w:tc>
        <w:tc>
          <w:tcPr>
            <w:tcW w:w="2124" w:type="dxa"/>
          </w:tcPr>
          <w:p w14:paraId="65EB54A3" w14:textId="74E34E82" w:rsidR="004B2C4C" w:rsidRDefault="00AE354F" w:rsidP="001A37CA">
            <w:pPr>
              <w:ind w:firstLine="0"/>
              <w:jc w:val="center"/>
            </w:pPr>
            <w:r>
              <w:t>0.1</w:t>
            </w:r>
          </w:p>
        </w:tc>
        <w:tc>
          <w:tcPr>
            <w:tcW w:w="2124" w:type="dxa"/>
          </w:tcPr>
          <w:p w14:paraId="101AE116" w14:textId="516CDE76" w:rsidR="004B2C4C" w:rsidRDefault="00AE354F" w:rsidP="001A37CA">
            <w:pPr>
              <w:ind w:firstLine="0"/>
              <w:jc w:val="center"/>
            </w:pPr>
            <w:r>
              <w:t>0.005</w:t>
            </w:r>
          </w:p>
        </w:tc>
      </w:tr>
      <w:tr w:rsidR="004B2C4C" w14:paraId="06D33A3B" w14:textId="77777777" w:rsidTr="001A37CA">
        <w:tc>
          <w:tcPr>
            <w:tcW w:w="2123" w:type="dxa"/>
          </w:tcPr>
          <w:p w14:paraId="2D16ECB9" w14:textId="77777777" w:rsidR="004B2C4C" w:rsidRDefault="004B2C4C" w:rsidP="001A37CA">
            <w:pPr>
              <w:ind w:firstLine="0"/>
            </w:pPr>
            <w:r>
              <w:t>Bal első</w:t>
            </w:r>
          </w:p>
        </w:tc>
        <w:tc>
          <w:tcPr>
            <w:tcW w:w="2123" w:type="dxa"/>
          </w:tcPr>
          <w:p w14:paraId="63843E8F" w14:textId="0F62D430" w:rsidR="004B2C4C" w:rsidRDefault="003F05EE" w:rsidP="001A37CA">
            <w:pPr>
              <w:ind w:firstLine="0"/>
              <w:jc w:val="center"/>
            </w:pPr>
            <w:r>
              <w:t>-0.12</w:t>
            </w:r>
          </w:p>
        </w:tc>
        <w:tc>
          <w:tcPr>
            <w:tcW w:w="2124" w:type="dxa"/>
          </w:tcPr>
          <w:p w14:paraId="6360ED7B" w14:textId="0165C838" w:rsidR="004B2C4C" w:rsidRDefault="003F05EE" w:rsidP="001A37CA">
            <w:pPr>
              <w:ind w:firstLine="0"/>
              <w:jc w:val="center"/>
            </w:pPr>
            <w:r>
              <w:t>0.02</w:t>
            </w:r>
          </w:p>
        </w:tc>
        <w:tc>
          <w:tcPr>
            <w:tcW w:w="2124" w:type="dxa"/>
          </w:tcPr>
          <w:p w14:paraId="1883795A" w14:textId="4565D151" w:rsidR="004B2C4C" w:rsidRDefault="003F05EE" w:rsidP="001A37CA">
            <w:pPr>
              <w:ind w:firstLine="0"/>
              <w:jc w:val="center"/>
            </w:pPr>
            <w:r>
              <w:t>0.05</w:t>
            </w:r>
          </w:p>
        </w:tc>
      </w:tr>
      <w:tr w:rsidR="004B2C4C" w14:paraId="02D5F33C" w14:textId="77777777" w:rsidTr="001A37CA">
        <w:tc>
          <w:tcPr>
            <w:tcW w:w="2123" w:type="dxa"/>
          </w:tcPr>
          <w:p w14:paraId="706D9650" w14:textId="77777777" w:rsidR="004B2C4C" w:rsidRDefault="004B2C4C" w:rsidP="001A37CA">
            <w:pPr>
              <w:ind w:firstLine="0"/>
            </w:pPr>
            <w:r>
              <w:t>Bal hátsó</w:t>
            </w:r>
          </w:p>
        </w:tc>
        <w:tc>
          <w:tcPr>
            <w:tcW w:w="2123" w:type="dxa"/>
          </w:tcPr>
          <w:p w14:paraId="372C73B3" w14:textId="685DE644" w:rsidR="004B2C4C" w:rsidRDefault="00AE354F" w:rsidP="001A37CA">
            <w:pPr>
              <w:ind w:firstLine="0"/>
              <w:jc w:val="center"/>
            </w:pPr>
            <w:r>
              <w:t>0.0</w:t>
            </w:r>
          </w:p>
        </w:tc>
        <w:tc>
          <w:tcPr>
            <w:tcW w:w="2124" w:type="dxa"/>
          </w:tcPr>
          <w:p w14:paraId="3F5F5E96" w14:textId="156D64F3" w:rsidR="004B2C4C" w:rsidRDefault="00AE354F" w:rsidP="001A37CA">
            <w:pPr>
              <w:ind w:firstLine="0"/>
              <w:jc w:val="center"/>
            </w:pPr>
            <w:r>
              <w:t>0.02</w:t>
            </w:r>
          </w:p>
        </w:tc>
        <w:tc>
          <w:tcPr>
            <w:tcW w:w="2124" w:type="dxa"/>
          </w:tcPr>
          <w:p w14:paraId="48BC820C" w14:textId="1F0AAD2D" w:rsidR="004B2C4C" w:rsidRDefault="00AE354F" w:rsidP="004B2C4C">
            <w:pPr>
              <w:keepNext/>
              <w:ind w:firstLine="0"/>
              <w:jc w:val="center"/>
            </w:pPr>
            <w:r>
              <w:t>-0.1</w:t>
            </w:r>
          </w:p>
        </w:tc>
      </w:tr>
    </w:tbl>
    <w:bookmarkStart w:id="448" w:name="_Ref104457258"/>
    <w:p w14:paraId="02058FB6" w14:textId="7A1680EE" w:rsidR="004B2C4C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táblázat</w:t>
      </w:r>
      <w:bookmarkEnd w:id="448"/>
      <w:r>
        <w:t>: a robot motorjainak összeszerelése során keletkezett ofszetet kompenzáló értékek</w:t>
      </w:r>
    </w:p>
    <w:p w14:paraId="77080952" w14:textId="7F1C9907" w:rsidR="004B2C4C" w:rsidRDefault="00B21428" w:rsidP="008C50F2">
      <w:r>
        <w:t xml:space="preserve">A fentebb részletezett mechanikai ofszet hibák megjelenése miatt több olyan helyzet is kialakult, mikor a motorok szélső határértékükben a lábak alkotóelemei összeértek és egymásnak feszültek. Ennek megakadályozásának érdekében létrehoztam </w:t>
      </w:r>
      <w:r>
        <w:lastRenderedPageBreak/>
        <w:t>motoronként két határértéket, egy posi</w:t>
      </w:r>
      <w:ins w:id="449" w:author="János Dusa" w:date="2022-05-27T05:24:00Z">
        <w:r w:rsidR="008B4636">
          <w:t>ti</w:t>
        </w:r>
      </w:ins>
      <w:r>
        <w:t>veLimit és egy negativeLimit paramétert, ameddig a motorok elfordulhat</w:t>
      </w:r>
      <w:ins w:id="450" w:author="János Dusa" w:date="2022-05-27T05:24:00Z">
        <w:r w:rsidR="008B4636">
          <w:t>nak</w:t>
        </w:r>
      </w:ins>
      <w:r>
        <w:t xml:space="preserve">. Ezen változóknak alapértékként beállítottam a már fentebb említett </w:t>
      </w:r>
      <w:ins w:id="451" w:author="János Dusa" w:date="2022-05-27T05:27:00Z">
        <w:r w:rsidR="00A947DE">
          <w:t>+/-</w:t>
        </w:r>
      </w:ins>
      <w:r>
        <w:t xml:space="preserve">0.34π értéket, így csak azon paramétereket mutatom be az </w:t>
      </w:r>
      <w:r w:rsidR="004B2C4C">
        <w:rPr>
          <w:color w:val="FF0000"/>
        </w:rPr>
        <w:fldChar w:fldCharType="begin"/>
      </w:r>
      <w:r w:rsidR="004B2C4C">
        <w:instrText xml:space="preserve"> REF _Ref104457281 \h </w:instrText>
      </w:r>
      <w:r w:rsidR="004B2C4C">
        <w:rPr>
          <w:color w:val="FF0000"/>
        </w:rPr>
      </w:r>
      <w:r w:rsidR="004B2C4C">
        <w:rPr>
          <w:color w:val="FF0000"/>
        </w:rPr>
        <w:fldChar w:fldCharType="separate"/>
      </w:r>
      <w:r w:rsidR="004B2C4C">
        <w:rPr>
          <w:noProof/>
        </w:rPr>
        <w:t>5</w:t>
      </w:r>
      <w:r w:rsidR="004B2C4C">
        <w:t>. táblázatban</w:t>
      </w:r>
      <w:r w:rsidR="004B2C4C">
        <w:rPr>
          <w:color w:val="FF0000"/>
        </w:rPr>
        <w:fldChar w:fldCharType="end"/>
      </w:r>
      <w:r>
        <w:t>, melyek értékei változtak az összeütközési lehetőség miatt.</w:t>
      </w:r>
      <w:r w:rsidR="004B2C4C">
        <w:t xml:space="preserve"> </w:t>
      </w:r>
      <w:r w:rsidR="0025708E">
        <w:t xml:space="preserve">A táblázatban azért jelennek meg az </w:t>
      </w:r>
      <w:r w:rsidR="0025708E">
        <w:fldChar w:fldCharType="begin"/>
      </w:r>
      <w:r w:rsidR="0025708E">
        <w:instrText xml:space="preserve"> REF _Ref104457258 \h </w:instrText>
      </w:r>
      <w:r w:rsidR="0025708E">
        <w:fldChar w:fldCharType="separate"/>
      </w:r>
      <w:r w:rsidR="0025708E">
        <w:rPr>
          <w:noProof/>
        </w:rPr>
        <w:t>4</w:t>
      </w:r>
      <w:r w:rsidR="0025708E">
        <w:t>. táblázatban</w:t>
      </w:r>
      <w:r w:rsidR="0025708E">
        <w:fldChar w:fldCharType="end"/>
      </w:r>
      <w:r w:rsidR="0025708E">
        <w:t xml:space="preserve"> szereplő összeszerelési ofszetek, mert sok esetben ezen kis változtatások</w:t>
      </w:r>
      <w:ins w:id="452" w:author="János Dusa" w:date="2022-05-27T05:26:00Z">
        <w:r w:rsidR="00A947DE">
          <w:t xml:space="preserve"> is már</w:t>
        </w:r>
      </w:ins>
      <w:r w:rsidR="0025708E">
        <w:t xml:space="preserve"> elegendőek voltak a </w:t>
      </w:r>
      <w:r w:rsidR="008C50F2">
        <w:t>robot alkatrészeinek feszülésének megakadályozására.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880"/>
        <w:gridCol w:w="1425"/>
        <w:gridCol w:w="1422"/>
        <w:gridCol w:w="1373"/>
        <w:gridCol w:w="1149"/>
        <w:gridCol w:w="1096"/>
        <w:gridCol w:w="1149"/>
      </w:tblGrid>
      <w:tr w:rsidR="00800BF6" w14:paraId="24D08CF7" w14:textId="77777777" w:rsidTr="00F46C77">
        <w:tc>
          <w:tcPr>
            <w:tcW w:w="880" w:type="dxa"/>
          </w:tcPr>
          <w:p w14:paraId="0A5A8A6D" w14:textId="77777777" w:rsidR="00800BF6" w:rsidRDefault="00800BF6" w:rsidP="001A37CA">
            <w:pPr>
              <w:ind w:firstLine="0"/>
            </w:pPr>
            <w:r>
              <w:t>Láb</w:t>
            </w:r>
          </w:p>
        </w:tc>
        <w:tc>
          <w:tcPr>
            <w:tcW w:w="1425" w:type="dxa"/>
          </w:tcPr>
          <w:p w14:paraId="4E7D1FFC" w14:textId="0017DC37" w:rsidR="00800BF6" w:rsidRDefault="00800BF6" w:rsidP="001A37CA">
            <w:pPr>
              <w:ind w:firstLine="0"/>
              <w:jc w:val="center"/>
            </w:pPr>
            <w:r>
              <w:t>positive1</w:t>
            </w:r>
          </w:p>
        </w:tc>
        <w:tc>
          <w:tcPr>
            <w:tcW w:w="1422" w:type="dxa"/>
          </w:tcPr>
          <w:p w14:paraId="321684B3" w14:textId="2E67D84A" w:rsidR="00800BF6" w:rsidRDefault="00800BF6" w:rsidP="001A37CA">
            <w:pPr>
              <w:ind w:firstLine="0"/>
              <w:jc w:val="center"/>
            </w:pPr>
            <w:r>
              <w:t>negative1</w:t>
            </w:r>
          </w:p>
        </w:tc>
        <w:tc>
          <w:tcPr>
            <w:tcW w:w="1373" w:type="dxa"/>
          </w:tcPr>
          <w:p w14:paraId="3140DCB7" w14:textId="60E14C19" w:rsidR="00800BF6" w:rsidRDefault="00800BF6" w:rsidP="001A37CA">
            <w:pPr>
              <w:ind w:firstLine="0"/>
              <w:jc w:val="center"/>
            </w:pPr>
            <w:r>
              <w:t>positive2</w:t>
            </w:r>
          </w:p>
        </w:tc>
        <w:tc>
          <w:tcPr>
            <w:tcW w:w="1149" w:type="dxa"/>
          </w:tcPr>
          <w:p w14:paraId="7C46158A" w14:textId="3E3151EB" w:rsidR="00800BF6" w:rsidRDefault="00800BF6" w:rsidP="001A37CA">
            <w:pPr>
              <w:ind w:firstLine="0"/>
              <w:jc w:val="center"/>
            </w:pPr>
            <w:r>
              <w:t>negative2</w:t>
            </w:r>
          </w:p>
        </w:tc>
        <w:tc>
          <w:tcPr>
            <w:tcW w:w="1096" w:type="dxa"/>
          </w:tcPr>
          <w:p w14:paraId="44E064C9" w14:textId="0520815C" w:rsidR="00800BF6" w:rsidRDefault="00800BF6" w:rsidP="001A37CA">
            <w:pPr>
              <w:ind w:firstLine="0"/>
              <w:jc w:val="center"/>
            </w:pPr>
            <w:r>
              <w:t>positive3</w:t>
            </w:r>
          </w:p>
        </w:tc>
        <w:tc>
          <w:tcPr>
            <w:tcW w:w="1149" w:type="dxa"/>
          </w:tcPr>
          <w:p w14:paraId="20602DFA" w14:textId="4B0F69DB" w:rsidR="00800BF6" w:rsidRDefault="00800BF6" w:rsidP="001A37CA">
            <w:pPr>
              <w:ind w:firstLine="0"/>
              <w:jc w:val="center"/>
            </w:pPr>
            <w:r>
              <w:t>negative3</w:t>
            </w:r>
          </w:p>
        </w:tc>
      </w:tr>
      <w:tr w:rsidR="00800BF6" w14:paraId="748DDD13" w14:textId="77777777" w:rsidTr="00F46C77">
        <w:tc>
          <w:tcPr>
            <w:tcW w:w="880" w:type="dxa"/>
          </w:tcPr>
          <w:p w14:paraId="6FBC9B98" w14:textId="77777777" w:rsidR="00800BF6" w:rsidRDefault="00800BF6" w:rsidP="001A37CA">
            <w:pPr>
              <w:ind w:firstLine="0"/>
            </w:pPr>
            <w:r>
              <w:t>Jobb első</w:t>
            </w:r>
          </w:p>
        </w:tc>
        <w:tc>
          <w:tcPr>
            <w:tcW w:w="1425" w:type="dxa"/>
          </w:tcPr>
          <w:p w14:paraId="31AA1B71" w14:textId="055E09BB" w:rsidR="00800BF6" w:rsidRDefault="003F05EE" w:rsidP="001A37CA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1422" w:type="dxa"/>
          </w:tcPr>
          <w:p w14:paraId="4713E66E" w14:textId="19B7BBE3" w:rsidR="00800BF6" w:rsidRDefault="00261F7B" w:rsidP="001A37CA">
            <w:pPr>
              <w:ind w:firstLine="0"/>
              <w:jc w:val="center"/>
            </w:pPr>
            <w:r>
              <w:t>-</w:t>
            </w:r>
            <w:r w:rsidR="003F05EE">
              <w:t>0.25π</w:t>
            </w:r>
          </w:p>
        </w:tc>
        <w:tc>
          <w:tcPr>
            <w:tcW w:w="1373" w:type="dxa"/>
          </w:tcPr>
          <w:p w14:paraId="65EB9664" w14:textId="19DBD767" w:rsidR="00800BF6" w:rsidRDefault="0025708E" w:rsidP="001A37CA">
            <w:pPr>
              <w:ind w:firstLine="0"/>
              <w:jc w:val="center"/>
            </w:pPr>
            <w:r>
              <w:t>0.34π+0.02</w:t>
            </w:r>
          </w:p>
        </w:tc>
        <w:tc>
          <w:tcPr>
            <w:tcW w:w="1149" w:type="dxa"/>
          </w:tcPr>
          <w:p w14:paraId="72F35980" w14:textId="08E0A2FE" w:rsidR="00800BF6" w:rsidRDefault="00800BF6" w:rsidP="001A37CA">
            <w:pPr>
              <w:ind w:firstLine="0"/>
              <w:jc w:val="center"/>
            </w:pPr>
          </w:p>
        </w:tc>
        <w:tc>
          <w:tcPr>
            <w:tcW w:w="1096" w:type="dxa"/>
          </w:tcPr>
          <w:p w14:paraId="353D5E5A" w14:textId="4C1DE167" w:rsidR="00800BF6" w:rsidRDefault="0025708E" w:rsidP="001A37CA">
            <w:pPr>
              <w:ind w:firstLine="0"/>
              <w:jc w:val="center"/>
            </w:pPr>
            <w:r>
              <w:t>0.34π-0.1</w:t>
            </w:r>
          </w:p>
        </w:tc>
        <w:tc>
          <w:tcPr>
            <w:tcW w:w="1149" w:type="dxa"/>
          </w:tcPr>
          <w:p w14:paraId="19F55A17" w14:textId="02B3BEC2" w:rsidR="00800BF6" w:rsidRDefault="00800BF6" w:rsidP="001A37CA">
            <w:pPr>
              <w:ind w:firstLine="0"/>
              <w:jc w:val="center"/>
            </w:pPr>
          </w:p>
        </w:tc>
      </w:tr>
      <w:tr w:rsidR="00F46C77" w14:paraId="04A148DD" w14:textId="77777777" w:rsidTr="00F46C77">
        <w:tc>
          <w:tcPr>
            <w:tcW w:w="880" w:type="dxa"/>
          </w:tcPr>
          <w:p w14:paraId="01670F01" w14:textId="77777777" w:rsidR="00F46C77" w:rsidRDefault="00F46C77" w:rsidP="00F46C77">
            <w:pPr>
              <w:ind w:firstLine="0"/>
            </w:pPr>
            <w:r>
              <w:t>Jobb hátsó</w:t>
            </w:r>
          </w:p>
        </w:tc>
        <w:tc>
          <w:tcPr>
            <w:tcW w:w="1425" w:type="dxa"/>
          </w:tcPr>
          <w:p w14:paraId="69B73875" w14:textId="03A8011C" w:rsidR="00F46C77" w:rsidRDefault="00F46C77" w:rsidP="00F46C77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1422" w:type="dxa"/>
          </w:tcPr>
          <w:p w14:paraId="68944481" w14:textId="38AFB806" w:rsidR="00F46C77" w:rsidRDefault="00261F7B" w:rsidP="00F46C77">
            <w:pPr>
              <w:ind w:firstLine="0"/>
              <w:jc w:val="center"/>
            </w:pPr>
            <w:r>
              <w:t>-</w:t>
            </w:r>
            <w:r w:rsidR="00F46C77">
              <w:t>0.25π</w:t>
            </w:r>
          </w:p>
        </w:tc>
        <w:tc>
          <w:tcPr>
            <w:tcW w:w="1373" w:type="dxa"/>
          </w:tcPr>
          <w:p w14:paraId="34FDC8F5" w14:textId="61DD7C52" w:rsidR="00F46C77" w:rsidRDefault="00F46C77" w:rsidP="00F46C77">
            <w:pPr>
              <w:ind w:firstLine="0"/>
              <w:jc w:val="center"/>
            </w:pPr>
          </w:p>
        </w:tc>
        <w:tc>
          <w:tcPr>
            <w:tcW w:w="1149" w:type="dxa"/>
          </w:tcPr>
          <w:p w14:paraId="0E3E7909" w14:textId="7A7414C9" w:rsidR="00F46C77" w:rsidRDefault="00261F7B" w:rsidP="00F46C77">
            <w:pPr>
              <w:ind w:firstLine="0"/>
              <w:jc w:val="center"/>
            </w:pPr>
            <w:r>
              <w:t>-(</w:t>
            </w:r>
            <w:r w:rsidR="00F46C77">
              <w:t>0.34π-0.1</w:t>
            </w:r>
            <w:r>
              <w:t>)</w:t>
            </w:r>
          </w:p>
        </w:tc>
        <w:tc>
          <w:tcPr>
            <w:tcW w:w="1096" w:type="dxa"/>
          </w:tcPr>
          <w:p w14:paraId="19E8E6FF" w14:textId="77777777" w:rsidR="00F46C77" w:rsidRDefault="00F46C77" w:rsidP="00F46C77">
            <w:pPr>
              <w:ind w:firstLine="0"/>
              <w:jc w:val="center"/>
            </w:pPr>
          </w:p>
        </w:tc>
        <w:tc>
          <w:tcPr>
            <w:tcW w:w="1149" w:type="dxa"/>
          </w:tcPr>
          <w:p w14:paraId="071325E4" w14:textId="61171172" w:rsidR="00F46C77" w:rsidRDefault="00261F7B" w:rsidP="00F46C77">
            <w:pPr>
              <w:ind w:firstLine="0"/>
              <w:jc w:val="center"/>
            </w:pPr>
            <w:r>
              <w:t>-(</w:t>
            </w:r>
            <w:r w:rsidR="00F46C77">
              <w:t>0.34π-0.005</w:t>
            </w:r>
            <w:r>
              <w:t>)</w:t>
            </w:r>
          </w:p>
        </w:tc>
      </w:tr>
      <w:tr w:rsidR="00F46C77" w14:paraId="7F992E42" w14:textId="77777777" w:rsidTr="00F46C77">
        <w:tc>
          <w:tcPr>
            <w:tcW w:w="880" w:type="dxa"/>
          </w:tcPr>
          <w:p w14:paraId="3A750021" w14:textId="77777777" w:rsidR="00F46C77" w:rsidRDefault="00F46C77" w:rsidP="00F46C77">
            <w:pPr>
              <w:ind w:firstLine="0"/>
            </w:pPr>
            <w:r>
              <w:t>Bal első</w:t>
            </w:r>
          </w:p>
        </w:tc>
        <w:tc>
          <w:tcPr>
            <w:tcW w:w="1425" w:type="dxa"/>
          </w:tcPr>
          <w:p w14:paraId="3592D485" w14:textId="5F3F4F29" w:rsidR="00F46C77" w:rsidRDefault="00F46C77" w:rsidP="00F46C77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1422" w:type="dxa"/>
          </w:tcPr>
          <w:p w14:paraId="0FC7B156" w14:textId="48339FBC" w:rsidR="00F46C77" w:rsidRDefault="00261F7B" w:rsidP="00F46C77">
            <w:pPr>
              <w:ind w:firstLine="0"/>
              <w:jc w:val="center"/>
            </w:pPr>
            <w:r>
              <w:t>-</w:t>
            </w:r>
            <w:r w:rsidR="00F46C77">
              <w:t>0.25π</w:t>
            </w:r>
          </w:p>
        </w:tc>
        <w:tc>
          <w:tcPr>
            <w:tcW w:w="1373" w:type="dxa"/>
          </w:tcPr>
          <w:p w14:paraId="5CEFC6AF" w14:textId="08F74E81" w:rsidR="00F46C77" w:rsidRDefault="00F46C77" w:rsidP="00F46C77">
            <w:pPr>
              <w:ind w:firstLine="0"/>
              <w:jc w:val="center"/>
            </w:pPr>
          </w:p>
        </w:tc>
        <w:tc>
          <w:tcPr>
            <w:tcW w:w="1149" w:type="dxa"/>
          </w:tcPr>
          <w:p w14:paraId="18DB602B" w14:textId="388AB033" w:rsidR="00F46C77" w:rsidRDefault="00261F7B" w:rsidP="00F46C77">
            <w:pPr>
              <w:ind w:firstLine="0"/>
              <w:jc w:val="center"/>
            </w:pPr>
            <w:r>
              <w:t>-(</w:t>
            </w:r>
            <w:r w:rsidR="0025708E">
              <w:t>0.34π-0.02</w:t>
            </w:r>
            <w:r>
              <w:t>)</w:t>
            </w:r>
          </w:p>
        </w:tc>
        <w:tc>
          <w:tcPr>
            <w:tcW w:w="1096" w:type="dxa"/>
          </w:tcPr>
          <w:p w14:paraId="708EEFD7" w14:textId="77777777" w:rsidR="00F46C77" w:rsidRDefault="00F46C77" w:rsidP="00F46C77">
            <w:pPr>
              <w:ind w:firstLine="0"/>
              <w:jc w:val="center"/>
            </w:pPr>
          </w:p>
        </w:tc>
        <w:tc>
          <w:tcPr>
            <w:tcW w:w="1149" w:type="dxa"/>
          </w:tcPr>
          <w:p w14:paraId="75A615A4" w14:textId="738A0DC7" w:rsidR="00F46C77" w:rsidRDefault="00261F7B" w:rsidP="00F46C77">
            <w:pPr>
              <w:ind w:firstLine="0"/>
              <w:jc w:val="center"/>
            </w:pPr>
            <w:r>
              <w:t>-(</w:t>
            </w:r>
            <w:r w:rsidR="0025708E">
              <w:t>0.34π-0.05</w:t>
            </w:r>
            <w:r>
              <w:t>)</w:t>
            </w:r>
          </w:p>
        </w:tc>
      </w:tr>
      <w:tr w:rsidR="00F46C77" w14:paraId="1176053F" w14:textId="77777777" w:rsidTr="00F46C77">
        <w:tc>
          <w:tcPr>
            <w:tcW w:w="880" w:type="dxa"/>
          </w:tcPr>
          <w:p w14:paraId="32909995" w14:textId="77777777" w:rsidR="00F46C77" w:rsidRDefault="00F46C77" w:rsidP="00F46C77">
            <w:pPr>
              <w:ind w:firstLine="0"/>
            </w:pPr>
            <w:r>
              <w:t>Bal hátsó</w:t>
            </w:r>
          </w:p>
        </w:tc>
        <w:tc>
          <w:tcPr>
            <w:tcW w:w="1425" w:type="dxa"/>
          </w:tcPr>
          <w:p w14:paraId="7060A97D" w14:textId="1ACCB662" w:rsidR="00F46C77" w:rsidRDefault="00F46C77" w:rsidP="00F46C77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1422" w:type="dxa"/>
          </w:tcPr>
          <w:p w14:paraId="204B9A39" w14:textId="7F83DC2A" w:rsidR="00F46C77" w:rsidRDefault="00261F7B" w:rsidP="00F46C77">
            <w:pPr>
              <w:ind w:firstLine="0"/>
              <w:jc w:val="center"/>
            </w:pPr>
            <w:r>
              <w:t>-</w:t>
            </w:r>
            <w:r w:rsidR="00F46C77">
              <w:t>0.25π</w:t>
            </w:r>
          </w:p>
        </w:tc>
        <w:tc>
          <w:tcPr>
            <w:tcW w:w="1373" w:type="dxa"/>
          </w:tcPr>
          <w:p w14:paraId="475321BC" w14:textId="0A21D1E0" w:rsidR="00F46C77" w:rsidRDefault="00F46C77" w:rsidP="00F46C77">
            <w:pPr>
              <w:ind w:firstLine="0"/>
              <w:jc w:val="center"/>
            </w:pPr>
            <w:r>
              <w:t>0.34π+0.02</w:t>
            </w:r>
          </w:p>
        </w:tc>
        <w:tc>
          <w:tcPr>
            <w:tcW w:w="1149" w:type="dxa"/>
          </w:tcPr>
          <w:p w14:paraId="62C99FF1" w14:textId="7E372AAD" w:rsidR="00F46C77" w:rsidRDefault="00F46C77" w:rsidP="00F46C77">
            <w:pPr>
              <w:keepNext/>
              <w:ind w:firstLine="0"/>
              <w:jc w:val="center"/>
            </w:pPr>
          </w:p>
        </w:tc>
        <w:tc>
          <w:tcPr>
            <w:tcW w:w="1096" w:type="dxa"/>
          </w:tcPr>
          <w:p w14:paraId="66FBB908" w14:textId="10AE4A9B" w:rsidR="00F46C77" w:rsidRDefault="00F46C77" w:rsidP="00F46C77">
            <w:pPr>
              <w:keepNext/>
              <w:ind w:firstLine="0"/>
              <w:jc w:val="center"/>
            </w:pPr>
            <w:r>
              <w:t>0.34π-0.2</w:t>
            </w:r>
          </w:p>
        </w:tc>
        <w:tc>
          <w:tcPr>
            <w:tcW w:w="1149" w:type="dxa"/>
          </w:tcPr>
          <w:p w14:paraId="5B4216EA" w14:textId="6DC6942A" w:rsidR="00F46C77" w:rsidRDefault="00F46C77" w:rsidP="00F46C77">
            <w:pPr>
              <w:keepNext/>
              <w:ind w:firstLine="0"/>
              <w:jc w:val="center"/>
            </w:pPr>
          </w:p>
        </w:tc>
      </w:tr>
    </w:tbl>
    <w:bookmarkStart w:id="453" w:name="_Ref104457281"/>
    <w:p w14:paraId="3F662187" w14:textId="0A11107E" w:rsidR="00B21428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táblázat</w:t>
      </w:r>
      <w:bookmarkEnd w:id="453"/>
      <w:r>
        <w:t>: a robot motorjainak mozgási tartományát limitáló paraméterek</w:t>
      </w:r>
    </w:p>
    <w:p w14:paraId="5D8B8465" w14:textId="7ECC84D4" w:rsidR="00E179B9" w:rsidRDefault="00E179B9" w:rsidP="00E179B9">
      <w:pPr>
        <w:pStyle w:val="Cmsor2"/>
      </w:pPr>
      <w:bookmarkStart w:id="454" w:name="_Toc104453424"/>
      <w:bookmarkStart w:id="455" w:name="_Ref104462692"/>
      <w:r>
        <w:t>Algoritmus átültetése</w:t>
      </w:r>
      <w:r w:rsidR="007F185C">
        <w:t xml:space="preserve"> a fizikai robotra</w:t>
      </w:r>
      <w:bookmarkEnd w:id="429"/>
      <w:bookmarkEnd w:id="454"/>
      <w:bookmarkEnd w:id="455"/>
    </w:p>
    <w:p w14:paraId="285F0281" w14:textId="55E9FA09" w:rsidR="00B21428" w:rsidRDefault="00B21428" w:rsidP="00B21428">
      <w:r>
        <w:t xml:space="preserve">A robot kalibrálása nem volt nehéz, azonban mégis több időt vett igénybe, mint </w:t>
      </w:r>
      <w:del w:id="456" w:author="János Dusa" w:date="2022-05-27T05:28:00Z">
        <w:r w:rsidDel="0069378D">
          <w:delText>azt először gondoltam</w:delText>
        </w:r>
      </w:del>
      <w:ins w:id="457" w:author="János Dusa" w:date="2022-05-27T05:28:00Z">
        <w:r w:rsidR="0069378D">
          <w:t>amivel előzőekben kalkuláltam</w:t>
        </w:r>
      </w:ins>
      <w:r>
        <w:t>. Megbonyolította a helyzetet az</w:t>
      </w:r>
      <w:ins w:id="458" w:author="János Dusa" w:date="2022-05-27T05:28:00Z">
        <w:r w:rsidR="0069378D">
          <w:t xml:space="preserve"> is</w:t>
        </w:r>
      </w:ins>
      <w:r>
        <w:t>, hogy</w:t>
      </w:r>
      <w:ins w:id="459" w:author="János Dusa" w:date="2022-05-27T05:29:00Z">
        <w:r w:rsidR="0069378D">
          <w:t xml:space="preserve"> technológiai okokból</w:t>
        </w:r>
      </w:ins>
      <w:r>
        <w:t xml:space="preserve"> fordítva szereltem fel a Bassár Lóránt Mátyás által készített NYÁK-ot, így jelenleg a robot hátrafelé megy előre, de miután ez csak a motorok bekötése miatt van így, a járási algoritmusban </w:t>
      </w:r>
      <w:ins w:id="460" w:author="János Dusa" w:date="2022-05-27T05:28:00Z">
        <w:r w:rsidR="0069378D">
          <w:t xml:space="preserve">ez </w:t>
        </w:r>
      </w:ins>
      <w:r>
        <w:t xml:space="preserve">nem okozott problémát. Tovább </w:t>
      </w:r>
      <w:del w:id="461" w:author="János Dusa" w:date="2022-05-27T05:29:00Z">
        <w:r w:rsidDel="0069378D">
          <w:delText xml:space="preserve">nehezítette </w:delText>
        </w:r>
      </w:del>
      <w:ins w:id="462" w:author="János Dusa" w:date="2022-05-27T05:29:00Z">
        <w:r w:rsidR="0069378D">
          <w:t>bonyo</w:t>
        </w:r>
      </w:ins>
      <w:ins w:id="463" w:author="János Dusa" w:date="2022-05-27T05:30:00Z">
        <w:r w:rsidR="0069378D">
          <w:t>lította</w:t>
        </w:r>
      </w:ins>
      <w:ins w:id="464" w:author="János Dusa" w:date="2022-05-27T05:29:00Z">
        <w:r w:rsidR="0069378D">
          <w:t xml:space="preserve"> </w:t>
        </w:r>
      </w:ins>
      <w:r>
        <w:t xml:space="preserve">a </w:t>
      </w:r>
      <w:del w:id="465" w:author="János Dusa" w:date="2022-05-27T05:30:00Z">
        <w:r w:rsidDel="0069378D">
          <w:delText>feladatot</w:delText>
        </w:r>
      </w:del>
      <w:ins w:id="466" w:author="János Dusa" w:date="2022-05-27T05:30:00Z">
        <w:r w:rsidR="0069378D">
          <w:t>végrehajtást az is</w:t>
        </w:r>
      </w:ins>
      <w:r>
        <w:t>, hogy az egyik motor elromlott a limitek beállítása során, így azt ki kellett cserélnem.</w:t>
      </w:r>
    </w:p>
    <w:p w14:paraId="0710BE3E" w14:textId="28562343" w:rsidR="00B21428" w:rsidRPr="00B21428" w:rsidRDefault="00B21428" w:rsidP="00B21428">
      <w:r>
        <w:t xml:space="preserve">A kalibrálás okozta nehézségeket </w:t>
      </w:r>
      <w:ins w:id="467" w:author="János Dusa" w:date="2022-05-27T05:30:00Z">
        <w:r w:rsidR="001B2A11">
          <w:t xml:space="preserve">viszont </w:t>
        </w:r>
      </w:ins>
      <w:r>
        <w:t>enyhítette az, hogy amikor</w:t>
      </w:r>
      <w:ins w:id="468" w:author="János Dusa" w:date="2022-05-27T05:31:00Z">
        <w:r w:rsidR="001B2A11">
          <w:t xml:space="preserve"> ez</w:t>
        </w:r>
      </w:ins>
      <w:r>
        <w:t xml:space="preserve"> elkészült, </w:t>
      </w:r>
      <w:ins w:id="469" w:author="János Dusa" w:date="2022-05-27T05:31:00Z">
        <w:r w:rsidR="001B2A11">
          <w:t xml:space="preserve">akkor </w:t>
        </w:r>
      </w:ins>
      <w:r>
        <w:t>a szimulátor hasonlósága miatt az abban elkészített járási algoritmust csak át kellett másolnom a firmware kódjába. Futtatás után a robot szinte tökéletesen végrehajtotta a mozgást.</w:t>
      </w:r>
      <w:r w:rsidR="007C05C9">
        <w:t xml:space="preserve"> Az</w:t>
      </w:r>
      <w:r w:rsidR="00E20AF3">
        <w:t xml:space="preserve"> </w:t>
      </w:r>
      <w:r w:rsidR="00E20AF3">
        <w:fldChar w:fldCharType="begin"/>
      </w:r>
      <w:r w:rsidR="00E20AF3">
        <w:instrText xml:space="preserve"> REF _Ref104457667 \r \h </w:instrText>
      </w:r>
      <w:r w:rsidR="00E20AF3">
        <w:fldChar w:fldCharType="separate"/>
      </w:r>
      <w:r w:rsidR="00E20AF3">
        <w:t>5.1.2</w:t>
      </w:r>
      <w:r w:rsidR="00E20AF3">
        <w:fldChar w:fldCharType="end"/>
      </w:r>
      <w:r w:rsidR="00E20AF3">
        <w:t xml:space="preserve"> részben kifejtett </w:t>
      </w:r>
      <w:r w:rsidR="00B2318A">
        <w:t>mozgási irányok beállítása után</w:t>
      </w:r>
      <w:del w:id="470" w:author="János Dusa" w:date="2022-05-27T05:31:00Z">
        <w:r w:rsidR="00B2318A" w:rsidDel="001B2A11">
          <w:delText>,</w:delText>
        </w:r>
      </w:del>
      <w:r w:rsidR="00B2318A">
        <w:t xml:space="preserve"> már jól lépegetett a robot.</w:t>
      </w:r>
      <w:r>
        <w:t xml:space="preserve"> A</w:t>
      </w:r>
      <w:ins w:id="471" w:author="János Dusa" w:date="2022-05-27T05:32:00Z">
        <w:r w:rsidR="001B2A11">
          <w:t xml:space="preserve"> tesztelés</w:t>
        </w:r>
      </w:ins>
      <w:del w:id="472" w:author="János Dusa" w:date="2022-05-27T05:32:00Z">
        <w:r w:rsidDel="001B2A11">
          <w:delText>z</w:delText>
        </w:r>
      </w:del>
      <w:r>
        <w:t xml:space="preserve"> elején még némi problém</w:t>
      </w:r>
      <w:del w:id="473" w:author="János Dusa" w:date="2022-05-27T05:33:00Z">
        <w:r w:rsidDel="001B2A11">
          <w:delText>a fellépett</w:delText>
        </w:r>
      </w:del>
      <w:ins w:id="474" w:author="János Dusa" w:date="2022-05-27T05:33:00Z">
        <w:r w:rsidR="001B2A11">
          <w:t>át okozott az is</w:t>
        </w:r>
      </w:ins>
      <w:r>
        <w:t xml:space="preserve">, </w:t>
      </w:r>
      <w:del w:id="475" w:author="János Dusa" w:date="2022-05-27T05:33:00Z">
        <w:r w:rsidDel="001B2A11">
          <w:delText xml:space="preserve">például </w:delText>
        </w:r>
      </w:del>
      <w:ins w:id="476" w:author="János Dusa" w:date="2022-05-27T05:33:00Z">
        <w:r w:rsidR="001B2A11">
          <w:t xml:space="preserve">hogy a robot </w:t>
        </w:r>
      </w:ins>
      <w:r>
        <w:t xml:space="preserve">nehezen bírta el a saját testtömegét, </w:t>
      </w:r>
      <w:del w:id="477" w:author="János Dusa" w:date="2022-05-27T05:33:00Z">
        <w:r w:rsidDel="001B2A11">
          <w:delText xml:space="preserve">viszont </w:delText>
        </w:r>
      </w:del>
      <w:ins w:id="478" w:author="János Dusa" w:date="2022-05-27T05:33:00Z">
        <w:r w:rsidR="001B2A11">
          <w:t xml:space="preserve">ám </w:t>
        </w:r>
      </w:ins>
      <w:r>
        <w:t>később kiderült</w:t>
      </w:r>
      <w:ins w:id="479" w:author="János Dusa" w:date="2022-05-27T05:33:00Z">
        <w:r w:rsidR="001B2A11">
          <w:t xml:space="preserve"> az</w:t>
        </w:r>
      </w:ins>
      <w:r>
        <w:t xml:space="preserve">, hogy a kalibrálás során egy másik motor is </w:t>
      </w:r>
      <w:r>
        <w:lastRenderedPageBreak/>
        <w:t>megsérült</w:t>
      </w:r>
      <w:r w:rsidR="00B2318A">
        <w:t>, ezért nagyobb áramot vett fel</w:t>
      </w:r>
      <w:r>
        <w:t xml:space="preserve">, </w:t>
      </w:r>
      <w:del w:id="480" w:author="János Dusa" w:date="2022-05-27T05:34:00Z">
        <w:r w:rsidDel="001B2A11">
          <w:delText xml:space="preserve">mely </w:delText>
        </w:r>
        <w:r w:rsidR="00B2318A" w:rsidDel="001B2A11">
          <w:delText>aztán</w:delText>
        </w:r>
      </w:del>
      <w:ins w:id="481" w:author="János Dusa" w:date="2022-05-27T05:34:00Z">
        <w:r w:rsidR="001B2A11">
          <w:t>majd pedig</w:t>
        </w:r>
      </w:ins>
      <w:r>
        <w:t xml:space="preserve"> le is </w:t>
      </w:r>
      <w:del w:id="482" w:author="János Dusa" w:date="2022-05-27T05:34:00Z">
        <w:r w:rsidDel="001B2A11">
          <w:delText>ált</w:delText>
        </w:r>
      </w:del>
      <w:ins w:id="483" w:author="János Dusa" w:date="2022-05-27T05:34:00Z">
        <w:r w:rsidR="001B2A11">
          <w:t>állt</w:t>
        </w:r>
      </w:ins>
      <w:r>
        <w:t xml:space="preserve">. A motor kicserélése után már </w:t>
      </w:r>
      <w:del w:id="484" w:author="János Dusa" w:date="2022-05-27T05:34:00Z">
        <w:r w:rsidDel="001B2A11">
          <w:delText>nagyon jól</w:delText>
        </w:r>
      </w:del>
      <w:ins w:id="485" w:author="János Dusa" w:date="2022-05-27T05:34:00Z">
        <w:r w:rsidR="001B2A11">
          <w:t>kiválóan</w:t>
        </w:r>
      </w:ins>
      <w:r>
        <w:t xml:space="preserve">, </w:t>
      </w:r>
      <w:ins w:id="486" w:author="János Dusa" w:date="2022-05-27T09:13:00Z">
        <w:r w:rsidR="006B7360">
          <w:t xml:space="preserve">s egyben </w:t>
        </w:r>
      </w:ins>
      <w:r>
        <w:t>problémamentesen működött a berendezés.</w:t>
      </w:r>
    </w:p>
    <w:p w14:paraId="3C8FC49D" w14:textId="0DF9537F" w:rsidR="007901E9" w:rsidRDefault="007901E9" w:rsidP="00224E29">
      <w:pPr>
        <w:pStyle w:val="Cmsor1"/>
      </w:pPr>
      <w:bookmarkStart w:id="487" w:name="_Toc104453425"/>
      <w:r>
        <w:lastRenderedPageBreak/>
        <w:t>ROS interfész</w:t>
      </w:r>
      <w:r w:rsidR="00E47EE0">
        <w:t xml:space="preserve"> firmware oldalon</w:t>
      </w:r>
      <w:bookmarkEnd w:id="487"/>
    </w:p>
    <w:p w14:paraId="559C638C" w14:textId="67613EFC" w:rsidR="007901E9" w:rsidRDefault="006D5DD0" w:rsidP="00E87C8C">
      <w:r>
        <w:t xml:space="preserve">A robot </w:t>
      </w:r>
      <w:r w:rsidR="00182E53">
        <w:t xml:space="preserve">ROS platformon keresztül történő </w:t>
      </w:r>
      <w:r w:rsidR="00AD7B77">
        <w:t>mozgásvezérléséért</w:t>
      </w:r>
      <w:r w:rsidR="00182E53">
        <w:t xml:space="preserve"> egy a roboton futó ROSnode</w:t>
      </w:r>
      <w:r w:rsidR="001D4C8D">
        <w:t xml:space="preserve"> osztály</w:t>
      </w:r>
      <w:r w:rsidR="00182E53">
        <w:t xml:space="preserve"> felel. Ennek feladata a</w:t>
      </w:r>
      <w:ins w:id="488" w:author="János Dusa" w:date="2022-05-27T09:14:00Z">
        <w:r w:rsidR="006B7360">
          <w:t>z</w:t>
        </w:r>
      </w:ins>
      <w:del w:id="489" w:author="János Dusa" w:date="2022-05-27T09:14:00Z">
        <w:r w:rsidR="00182E53" w:rsidDel="006B7360">
          <w:delText xml:space="preserve"> különböző</w:delText>
        </w:r>
      </w:del>
      <w:r w:rsidR="00182E53">
        <w:t xml:space="preserve"> üzenetek küldése és fogadása a számítógép és a robot között. </w:t>
      </w:r>
      <w:r w:rsidR="00A116FD">
        <w:t xml:space="preserve">Az üzenet fogadása a ROSnode osztály egy subscriber típusú tagváltozóján keresztül történik </w:t>
      </w:r>
      <w:del w:id="490" w:author="János Dusa" w:date="2022-05-27T09:14:00Z">
        <w:r w:rsidR="00A116FD" w:rsidDel="006B7360">
          <w:delText xml:space="preserve">különböző </w:delText>
        </w:r>
      </w:del>
      <w:ins w:id="491" w:author="János Dusa" w:date="2022-05-27T09:14:00Z">
        <w:r w:rsidR="006B7360">
          <w:t xml:space="preserve">a </w:t>
        </w:r>
      </w:ins>
      <w:r w:rsidR="00A116FD">
        <w:t xml:space="preserve">mozgáshoz szükséges információk átadásával. </w:t>
      </w:r>
      <w:r w:rsidR="00E87C8C">
        <w:t xml:space="preserve">Ugyan a mozgást vezérlő tagváltozó már létezett korábban is, </w:t>
      </w:r>
      <w:ins w:id="492" w:author="János Dusa" w:date="2022-05-27T09:15:00Z">
        <w:r w:rsidR="006B7360">
          <w:t xml:space="preserve">ám </w:t>
        </w:r>
      </w:ins>
      <w:r w:rsidR="00E87C8C">
        <w:t>a járási algoritmus megváltozásával megváltoztak azon paraméterek</w:t>
      </w:r>
      <w:ins w:id="493" w:author="János Dusa" w:date="2022-05-27T09:15:00Z">
        <w:r w:rsidR="006B7360">
          <w:t>,</w:t>
        </w:r>
      </w:ins>
      <w:del w:id="494" w:author="János Dusa" w:date="2022-05-27T09:15:00Z">
        <w:r w:rsidR="00E87C8C" w:rsidDel="006B7360">
          <w:delText xml:space="preserve"> is</w:delText>
        </w:r>
      </w:del>
      <w:r w:rsidR="00E87C8C">
        <w:t xml:space="preserve"> </w:t>
      </w:r>
      <w:r w:rsidR="00AD7B77">
        <w:t>melyeket a robot vár a ROS rendszeren keresztül.</w:t>
      </w:r>
      <w:r w:rsidR="00E87C8C">
        <w:t xml:space="preserve"> </w:t>
      </w:r>
      <w:r w:rsidR="007D65E5">
        <w:t xml:space="preserve">Az üzenet pontos tartalmát a </w:t>
      </w:r>
      <w:r w:rsidR="007D65E5">
        <w:fldChar w:fldCharType="begin"/>
      </w:r>
      <w:r w:rsidR="007D65E5">
        <w:instrText xml:space="preserve"> REF _Ref104392424 \r \h </w:instrText>
      </w:r>
      <w:r w:rsidR="007D65E5">
        <w:fldChar w:fldCharType="separate"/>
      </w:r>
      <w:r w:rsidR="0011376A">
        <w:t>6.1</w:t>
      </w:r>
      <w:r w:rsidR="007D65E5">
        <w:fldChar w:fldCharType="end"/>
      </w:r>
      <w:r w:rsidR="007D65E5">
        <w:t xml:space="preserve"> alfejezetben</w:t>
      </w:r>
      <w:ins w:id="495" w:author="János Dusa" w:date="2022-05-27T09:15:00Z">
        <w:r w:rsidR="006B7360">
          <w:t>,</w:t>
        </w:r>
      </w:ins>
      <w:r w:rsidR="007D65E5">
        <w:t xml:space="preserve"> míg annak implementálását a </w:t>
      </w:r>
      <w:r w:rsidR="007D65E5">
        <w:fldChar w:fldCharType="begin"/>
      </w:r>
      <w:r w:rsidR="007D65E5">
        <w:instrText xml:space="preserve"> REF _Ref104392469 \r \h </w:instrText>
      </w:r>
      <w:r w:rsidR="007D65E5">
        <w:fldChar w:fldCharType="separate"/>
      </w:r>
      <w:r w:rsidR="0011376A">
        <w:t>6.2</w:t>
      </w:r>
      <w:r w:rsidR="007D65E5">
        <w:fldChar w:fldCharType="end"/>
      </w:r>
      <w:r w:rsidR="007D65E5">
        <w:t xml:space="preserve"> pontban mutatom be.</w:t>
      </w:r>
    </w:p>
    <w:p w14:paraId="65BED515" w14:textId="2A334BE6" w:rsidR="00182E53" w:rsidRDefault="00182E53" w:rsidP="00182E53">
      <w:pPr>
        <w:pStyle w:val="Cmsor2"/>
      </w:pPr>
      <w:bookmarkStart w:id="496" w:name="_Ref104392424"/>
      <w:bookmarkStart w:id="497" w:name="_Toc104453426"/>
      <w:r>
        <w:t>ROS message</w:t>
      </w:r>
      <w:bookmarkEnd w:id="496"/>
      <w:bookmarkEnd w:id="497"/>
    </w:p>
    <w:p w14:paraId="0CF36F94" w14:textId="74AE3E3A" w:rsidR="00A116FD" w:rsidRDefault="00217D10" w:rsidP="00A116FD">
      <w:r>
        <w:t xml:space="preserve">A </w:t>
      </w:r>
      <w:r w:rsidR="00AD7B77">
        <w:t xml:space="preserve">robot ROS alapú mozgásvezérlés tervezése során a </w:t>
      </w:r>
      <w:r w:rsidR="0016794E">
        <w:t>két lehetőség</w:t>
      </w:r>
      <w:del w:id="498" w:author="János Dusa" w:date="2022-05-27T09:16:00Z">
        <w:r w:rsidR="0016794E" w:rsidDel="006B7360">
          <w:delText xml:space="preserve"> merült fel bennem, </w:delText>
        </w:r>
      </w:del>
      <w:ins w:id="499" w:author="János Dusa" w:date="2022-05-27T09:16:00Z">
        <w:r w:rsidR="006B7360">
          <w:t xml:space="preserve">et vizsgáltam meg; </w:t>
        </w:r>
      </w:ins>
      <w:r w:rsidR="004322E5">
        <w:t>a sebesség-szögsebesség</w:t>
      </w:r>
      <w:ins w:id="500" w:author="János Dusa" w:date="2022-05-27T09:17:00Z">
        <w:r w:rsidR="007D4B6A">
          <w:t>-</w:t>
        </w:r>
      </w:ins>
      <w:del w:id="501" w:author="János Dusa" w:date="2022-05-27T09:17:00Z">
        <w:r w:rsidR="004322E5" w:rsidDel="007D4B6A">
          <w:delText xml:space="preserve"> alapú</w:delText>
        </w:r>
      </w:del>
      <w:r w:rsidR="004322E5">
        <w:t xml:space="preserve"> és a pozíció-orientáció</w:t>
      </w:r>
      <w:del w:id="502" w:author="János Dusa" w:date="2022-05-27T09:16:00Z">
        <w:r w:rsidR="004322E5" w:rsidDel="007D4B6A">
          <w:delText xml:space="preserve"> </w:delText>
        </w:r>
      </w:del>
      <w:r w:rsidR="004322E5">
        <w:t>alapú vezérlés</w:t>
      </w:r>
      <w:ins w:id="503" w:author="János Dusa" w:date="2022-05-27T09:16:00Z">
        <w:r w:rsidR="007D4B6A">
          <w:t>t</w:t>
        </w:r>
      </w:ins>
      <w:r w:rsidR="004322E5">
        <w:t xml:space="preserve">. </w:t>
      </w:r>
      <w:r w:rsidR="00751B57">
        <w:t xml:space="preserve">Előbbit a </w:t>
      </w:r>
      <w:r w:rsidR="00751B57">
        <w:fldChar w:fldCharType="begin"/>
      </w:r>
      <w:r w:rsidR="00751B57">
        <w:instrText xml:space="preserve"> REF _Ref104396297 \r \h </w:instrText>
      </w:r>
      <w:r w:rsidR="00751B57">
        <w:fldChar w:fldCharType="separate"/>
      </w:r>
      <w:r w:rsidR="0011376A">
        <w:t>6.1.1</w:t>
      </w:r>
      <w:r w:rsidR="00751B57">
        <w:fldChar w:fldCharType="end"/>
      </w:r>
      <w:r w:rsidR="00751B57">
        <w:t xml:space="preserve"> pontban, míg utóbbit a </w:t>
      </w:r>
      <w:r w:rsidR="00751B57">
        <w:fldChar w:fldCharType="begin"/>
      </w:r>
      <w:r w:rsidR="00751B57">
        <w:instrText xml:space="preserve"> REF _Ref104396320 \r \h </w:instrText>
      </w:r>
      <w:r w:rsidR="00751B57">
        <w:fldChar w:fldCharType="separate"/>
      </w:r>
      <w:r w:rsidR="0011376A">
        <w:t>6.1.2</w:t>
      </w:r>
      <w:r w:rsidR="00751B57">
        <w:fldChar w:fldCharType="end"/>
      </w:r>
      <w:r w:rsidR="00751B57">
        <w:t xml:space="preserve"> pontban fejtem ki bővebben, valamint részletezem előnyeiket </w:t>
      </w:r>
      <w:ins w:id="504" w:author="János Dusa" w:date="2022-05-27T09:17:00Z">
        <w:r w:rsidR="007D4B6A">
          <w:t xml:space="preserve">és </w:t>
        </w:r>
      </w:ins>
      <w:r w:rsidR="00751B57">
        <w:t>hátrányaikat.</w:t>
      </w:r>
    </w:p>
    <w:p w14:paraId="09414F91" w14:textId="2EC59E1B" w:rsidR="00217D10" w:rsidRDefault="00217D10" w:rsidP="00217D10">
      <w:pPr>
        <w:pStyle w:val="Cmsor3"/>
      </w:pPr>
      <w:bookmarkStart w:id="505" w:name="_Ref104396297"/>
      <w:bookmarkStart w:id="506" w:name="_Toc104453427"/>
      <w:r>
        <w:t>Sebesség-szögsebesség alapú vezérlés</w:t>
      </w:r>
      <w:bookmarkEnd w:id="505"/>
      <w:bookmarkEnd w:id="506"/>
    </w:p>
    <w:p w14:paraId="7EC498F9" w14:textId="0A829F06" w:rsidR="001B01D7" w:rsidRDefault="00A56B7B" w:rsidP="00A56B7B">
      <w:r>
        <w:t xml:space="preserve">Ahogyan azt már a </w:t>
      </w:r>
      <w:r>
        <w:fldChar w:fldCharType="begin"/>
      </w:r>
      <w:r>
        <w:instrText xml:space="preserve"> REF _Ref104396586 \r \h </w:instrText>
      </w:r>
      <w:r>
        <w:fldChar w:fldCharType="separate"/>
      </w:r>
      <w:r w:rsidR="0011376A">
        <w:t>3</w:t>
      </w:r>
      <w:r>
        <w:fldChar w:fldCharType="end"/>
      </w:r>
      <w:r>
        <w:t xml:space="preserve"> fejezet elején is</w:t>
      </w:r>
      <w:ins w:id="507" w:author="János Dusa" w:date="2022-05-27T09:17:00Z">
        <w:r w:rsidR="007D4B6A">
          <w:t xml:space="preserve"> ismertettem,</w:t>
        </w:r>
      </w:ins>
      <w:del w:id="508" w:author="János Dusa" w:date="2022-05-27T09:17:00Z">
        <w:r w:rsidDel="007D4B6A">
          <w:delText xml:space="preserve"> részleteztem</w:delText>
        </w:r>
      </w:del>
      <w:r>
        <w:t xml:space="preserve"> a robot járási algoritmusa egy relatív pozíciót és egy orientációt vár</w:t>
      </w:r>
      <w:r w:rsidR="00D82044">
        <w:t>. Ez felveti a kérdést, hogy miért fontoltam meg a sebesség-szögsebesség alapú vezérlést</w:t>
      </w:r>
      <w:r w:rsidR="003E7037">
        <w:t>, hogyha az algoritmus nem így várja</w:t>
      </w:r>
      <w:ins w:id="509" w:author="János Dusa" w:date="2022-05-27T09:18:00Z">
        <w:r w:rsidR="007D4B6A">
          <w:t>?</w:t>
        </w:r>
      </w:ins>
      <w:del w:id="510" w:author="János Dusa" w:date="2022-05-27T09:18:00Z">
        <w:r w:rsidR="003E7037" w:rsidDel="007D4B6A">
          <w:delText>.</w:delText>
        </w:r>
      </w:del>
      <w:r w:rsidR="003E7037">
        <w:t xml:space="preserve"> A legtöbb ROS alapú globális és lokális pályatervező sebesség-szögsebesség párokkal vezérli a robotokat, mert így </w:t>
      </w:r>
      <w:r w:rsidR="00EB74FB">
        <w:t>a robot mozgása közben is beleszól annak irányításába, ezzel jobb vezérlést elérve.</w:t>
      </w:r>
    </w:p>
    <w:p w14:paraId="6E4F4D72" w14:textId="53442B77" w:rsidR="00A56B7B" w:rsidRPr="00A56B7B" w:rsidRDefault="00F26023" w:rsidP="00A56B7B">
      <w:r>
        <w:t>A vezérlés implementálása a jelenlegi mozgás algoritmusba megoldható,</w:t>
      </w:r>
      <w:r w:rsidR="001B01D7">
        <w:t xml:space="preserve"> </w:t>
      </w:r>
      <w:del w:id="511" w:author="János Dusa" w:date="2022-05-27T09:20:00Z">
        <w:r w:rsidR="001B01D7" w:rsidDel="007D4B6A">
          <w:delText>azonban nehézkes</w:delText>
        </w:r>
      </w:del>
      <w:ins w:id="512" w:author="János Dusa" w:date="2022-05-27T09:20:00Z">
        <w:r w:rsidR="007D4B6A">
          <w:t>ám némi bonyodalmakkal jár</w:t>
        </w:r>
      </w:ins>
      <w:del w:id="513" w:author="János Dusa" w:date="2022-05-27T09:18:00Z">
        <w:r w:rsidR="001B01D7" w:rsidDel="007D4B6A">
          <w:delText>ebb</w:delText>
        </w:r>
      </w:del>
      <w:r w:rsidR="001B01D7">
        <w:t>. A tényleges mozgást végrehajtó rész first in first out (fifo) alapú</w:t>
      </w:r>
      <w:ins w:id="514" w:author="János Dusa" w:date="2022-05-27T09:20:00Z">
        <w:r w:rsidR="007D4B6A">
          <w:t>,</w:t>
        </w:r>
      </w:ins>
      <w:r w:rsidR="001B01D7">
        <w:t xml:space="preserve"> így az általam írt algoritmus csak elmenti a kiszámolt pozíciókat</w:t>
      </w:r>
      <w:ins w:id="515" w:author="János Dusa" w:date="2022-05-27T09:21:00Z">
        <w:r w:rsidR="007D4B6A">
          <w:t>,</w:t>
        </w:r>
      </w:ins>
      <w:r w:rsidR="001B01D7">
        <w:t xml:space="preserve"> melyeket </w:t>
      </w:r>
      <w:r w:rsidR="009746AE">
        <w:t>később</w:t>
      </w:r>
      <w:r w:rsidR="001B01D7">
        <w:t xml:space="preserve"> végrehaj</w:t>
      </w:r>
      <w:r w:rsidR="009746AE">
        <w:t xml:space="preserve">t. Ezért </w:t>
      </w:r>
      <w:r w:rsidR="00F86ACF">
        <w:t xml:space="preserve">sebességre való vezérlés esetében </w:t>
      </w:r>
      <w:del w:id="516" w:author="János Dusa" w:date="2022-05-27T09:22:00Z">
        <w:r w:rsidR="00F86ACF" w:rsidDel="007935AB">
          <w:delText xml:space="preserve">valamekkora </w:delText>
        </w:r>
      </w:del>
      <w:ins w:id="517" w:author="János Dusa" w:date="2022-05-27T09:22:00Z">
        <w:r w:rsidR="007935AB">
          <w:t>elengedhetetlen egy</w:t>
        </w:r>
        <w:r w:rsidR="007935AB">
          <w:t xml:space="preserve"> </w:t>
        </w:r>
      </w:ins>
      <w:r w:rsidR="00AA4C6A">
        <w:t>minimumút</w:t>
      </w:r>
      <w:r w:rsidR="00F86ACF">
        <w:t xml:space="preserve"> választás</w:t>
      </w:r>
      <w:del w:id="518" w:author="János Dusa" w:date="2022-05-27T09:22:00Z">
        <w:r w:rsidR="00F86ACF" w:rsidDel="007935AB">
          <w:delText xml:space="preserve">ára van </w:delText>
        </w:r>
        <w:r w:rsidR="00AA4C6A" w:rsidDel="007935AB">
          <w:delText>szükség</w:delText>
        </w:r>
      </w:del>
      <w:ins w:id="519" w:author="János Dusa" w:date="2022-05-27T09:22:00Z">
        <w:r w:rsidR="007935AB">
          <w:t>a</w:t>
        </w:r>
      </w:ins>
      <w:r w:rsidR="00AA4C6A">
        <w:t>,</w:t>
      </w:r>
      <w:r w:rsidR="00F86ACF">
        <w:t xml:space="preserve"> ami alapján </w:t>
      </w:r>
      <w:r w:rsidR="00AA4C6A">
        <w:t>vezérelhető le</w:t>
      </w:r>
      <w:ins w:id="520" w:author="János Dusa" w:date="2022-05-27T09:22:00Z">
        <w:r w:rsidR="007935AB">
          <w:t>sz</w:t>
        </w:r>
      </w:ins>
      <w:del w:id="521" w:author="János Dusa" w:date="2022-05-27T09:22:00Z">
        <w:r w:rsidR="00AA4C6A" w:rsidDel="007935AB">
          <w:delText>nne</w:delText>
        </w:r>
      </w:del>
      <w:r w:rsidR="00AA4C6A">
        <w:t xml:space="preserve"> a robot. E</w:t>
      </w:r>
      <w:ins w:id="522" w:author="János Dusa" w:date="2022-05-27T09:22:00Z">
        <w:r w:rsidR="007935AB">
          <w:t>miatt e</w:t>
        </w:r>
      </w:ins>
      <w:r w:rsidR="00AA4C6A">
        <w:t xml:space="preserve">z a módszer </w:t>
      </w:r>
      <w:ins w:id="523" w:author="János Dusa" w:date="2022-05-27T09:23:00Z">
        <w:r w:rsidR="007935AB">
          <w:t xml:space="preserve">- </w:t>
        </w:r>
      </w:ins>
      <w:r w:rsidR="00AA4C6A">
        <w:t>a jelenlegi mozgás végrehajtásért felelős alrendszer</w:t>
      </w:r>
      <w:ins w:id="524" w:author="János Dusa" w:date="2022-05-27T09:23:00Z">
        <w:r w:rsidR="007935AB">
          <w:t>t alkalmazva -</w:t>
        </w:r>
      </w:ins>
      <w:del w:id="525" w:author="János Dusa" w:date="2022-05-27T09:23:00Z">
        <w:r w:rsidR="00AA4C6A" w:rsidDel="007935AB">
          <w:delText xml:space="preserve"> mellett</w:delText>
        </w:r>
      </w:del>
      <w:r w:rsidR="00AA4C6A">
        <w:t xml:space="preserve"> </w:t>
      </w:r>
      <w:del w:id="526" w:author="János Dusa" w:date="2022-05-27T09:25:00Z">
        <w:r w:rsidR="00AA4C6A" w:rsidDel="007935AB">
          <w:delText>bonyolult</w:delText>
        </w:r>
      </w:del>
      <w:del w:id="527" w:author="János Dusa" w:date="2022-05-27T09:23:00Z">
        <w:r w:rsidR="00AA4C6A" w:rsidDel="007935AB">
          <w:delText>abb</w:delText>
        </w:r>
      </w:del>
      <w:del w:id="528" w:author="János Dusa" w:date="2022-05-27T09:25:00Z">
        <w:r w:rsidR="00AA4C6A" w:rsidDel="007935AB">
          <w:delText xml:space="preserve"> és nem</w:delText>
        </w:r>
      </w:del>
      <w:ins w:id="529" w:author="János Dusa" w:date="2022-05-27T09:25:00Z">
        <w:r w:rsidR="007935AB">
          <w:t>a</w:t>
        </w:r>
      </w:ins>
      <w:r w:rsidR="00AA4C6A">
        <w:t xml:space="preserve"> hatékony implementálást</w:t>
      </w:r>
      <w:ins w:id="530" w:author="János Dusa" w:date="2022-05-27T09:25:00Z">
        <w:r w:rsidR="007935AB">
          <w:t xml:space="preserve"> megnehezítő procedúr</w:t>
        </w:r>
      </w:ins>
      <w:ins w:id="531" w:author="János Dusa" w:date="2022-05-27T09:26:00Z">
        <w:r w:rsidR="007935AB">
          <w:t>a bevezetését</w:t>
        </w:r>
      </w:ins>
      <w:r w:rsidR="00AA4C6A">
        <w:t xml:space="preserve"> igényelt</w:t>
      </w:r>
      <w:ins w:id="532" w:author="János Dusa" w:date="2022-05-27T09:26:00Z">
        <w:r w:rsidR="007935AB">
          <w:t>e</w:t>
        </w:r>
      </w:ins>
      <w:r w:rsidR="00AA4C6A">
        <w:t xml:space="preserve"> volna.</w:t>
      </w:r>
    </w:p>
    <w:p w14:paraId="6F372C53" w14:textId="2DF42B59" w:rsidR="00217D10" w:rsidRDefault="00217D10" w:rsidP="00217D10">
      <w:pPr>
        <w:pStyle w:val="Cmsor3"/>
      </w:pPr>
      <w:bookmarkStart w:id="533" w:name="_Ref104396320"/>
      <w:bookmarkStart w:id="534" w:name="_Toc104453428"/>
      <w:r>
        <w:lastRenderedPageBreak/>
        <w:t>Pozíció-orientáció alapú vezérlés</w:t>
      </w:r>
      <w:bookmarkEnd w:id="533"/>
      <w:bookmarkEnd w:id="534"/>
    </w:p>
    <w:p w14:paraId="0B2FC582" w14:textId="7B664E2C" w:rsidR="006E52B8" w:rsidRPr="006E52B8" w:rsidRDefault="009A0A26" w:rsidP="006E52B8">
      <w:r>
        <w:t xml:space="preserve">A sebesség-szögsebesség alapú vezérléssel szemben a pozíció-orientáció alapú vezérlést nagyságrendekkel </w:t>
      </w:r>
      <w:del w:id="535" w:author="János Dusa" w:date="2022-05-27T09:27:00Z">
        <w:r w:rsidDel="00345509">
          <w:delText xml:space="preserve">könnyebb </w:delText>
        </w:r>
      </w:del>
      <w:ins w:id="536" w:author="János Dusa" w:date="2022-05-27T09:27:00Z">
        <w:r w:rsidR="00345509">
          <w:t>egyszerűbb</w:t>
        </w:r>
        <w:r w:rsidR="00345509">
          <w:t xml:space="preserve"> </w:t>
        </w:r>
      </w:ins>
      <w:r>
        <w:t xml:space="preserve">implementálni, ugyanis az algoritmust meghívó </w:t>
      </w:r>
      <w:r w:rsidRPr="009A0A26">
        <w:t>AddPathElementMove</w:t>
      </w:r>
      <w:r>
        <w:t xml:space="preserve">() függvény eleve </w:t>
      </w:r>
      <w:r w:rsidR="00D802A8">
        <w:t xml:space="preserve">a robot új pozícióját és új orientációját várja. A vezérlés egy nagy hátránya a </w:t>
      </w:r>
      <w:r w:rsidR="00D802A8">
        <w:fldChar w:fldCharType="begin"/>
      </w:r>
      <w:r w:rsidR="00D802A8">
        <w:instrText xml:space="preserve"> REF _Ref104396297 \r \h </w:instrText>
      </w:r>
      <w:r w:rsidR="00D802A8">
        <w:fldChar w:fldCharType="separate"/>
      </w:r>
      <w:r w:rsidR="0011376A">
        <w:t>6.1.1</w:t>
      </w:r>
      <w:r w:rsidR="00D802A8">
        <w:fldChar w:fldCharType="end"/>
      </w:r>
      <w:r w:rsidR="00D802A8">
        <w:t xml:space="preserve"> pontban részletezettekkel </w:t>
      </w:r>
      <w:r w:rsidR="00E87731">
        <w:t>szemben</w:t>
      </w:r>
      <w:ins w:id="537" w:author="János Dusa" w:date="2022-05-27T09:27:00Z">
        <w:r w:rsidR="00345509">
          <w:t xml:space="preserve"> az</w:t>
        </w:r>
      </w:ins>
      <w:r w:rsidR="00E87731">
        <w:t>, hogy az általános ROS által használt pályatervező algoritmusok nem képesek</w:t>
      </w:r>
      <w:ins w:id="538" w:author="János Dusa" w:date="2022-05-27T09:27:00Z">
        <w:r w:rsidR="00345509">
          <w:t xml:space="preserve"> ezzel az eljá</w:t>
        </w:r>
      </w:ins>
      <w:ins w:id="539" w:author="János Dusa" w:date="2022-05-27T09:28:00Z">
        <w:r w:rsidR="00345509">
          <w:t>rással</w:t>
        </w:r>
      </w:ins>
      <w:r w:rsidR="00E87731">
        <w:t xml:space="preserve"> irányítani</w:t>
      </w:r>
      <w:del w:id="540" w:author="János Dusa" w:date="2022-05-27T09:27:00Z">
        <w:r w:rsidR="00E87731" w:rsidDel="00345509">
          <w:delText xml:space="preserve"> így</w:delText>
        </w:r>
      </w:del>
      <w:r w:rsidR="00E87731">
        <w:t xml:space="preserve"> a robotot.</w:t>
      </w:r>
    </w:p>
    <w:p w14:paraId="7A13FB88" w14:textId="6E06FEC4" w:rsidR="00217D10" w:rsidRDefault="00217D10" w:rsidP="00217D10">
      <w:pPr>
        <w:pStyle w:val="Cmsor3"/>
      </w:pPr>
      <w:bookmarkStart w:id="541" w:name="_Toc104453429"/>
      <w:r>
        <w:t>Konklúzió</w:t>
      </w:r>
      <w:bookmarkEnd w:id="541"/>
    </w:p>
    <w:p w14:paraId="1D689200" w14:textId="534F3E98" w:rsidR="00E87731" w:rsidRPr="00E87731" w:rsidRDefault="000C5DC9" w:rsidP="00E87731">
      <w:del w:id="542" w:author="János Dusa" w:date="2022-05-27T09:29:00Z">
        <w:r w:rsidDel="00345509">
          <w:delText>Szerettem volna a</w:delText>
        </w:r>
      </w:del>
      <w:ins w:id="543" w:author="János Dusa" w:date="2022-05-27T09:29:00Z">
        <w:r w:rsidR="00345509">
          <w:t>A</w:t>
        </w:r>
      </w:ins>
      <w:r>
        <w:t xml:space="preserve"> sebesség-szögsebesség alapú vezérlés </w:t>
      </w:r>
      <w:ins w:id="544" w:author="János Dusa" w:date="2022-05-27T09:29:00Z">
        <w:r w:rsidR="00345509">
          <w:t>tehát pontosab</w:t>
        </w:r>
      </w:ins>
      <w:del w:id="545" w:author="János Dusa" w:date="2022-05-27T09:29:00Z">
        <w:r w:rsidDel="00345509">
          <w:delText>mellett dönteni,</w:delText>
        </w:r>
      </w:del>
      <w:ins w:id="546" w:author="János Dusa" w:date="2022-05-27T09:29:00Z">
        <w:r w:rsidR="00345509">
          <w:t>b</w:t>
        </w:r>
      </w:ins>
      <w:ins w:id="547" w:author="János Dusa" w:date="2022-05-27T09:32:00Z">
        <w:r w:rsidR="00F63103">
          <w:t xml:space="preserve"> működést</w:t>
        </w:r>
      </w:ins>
      <w:ins w:id="548" w:author="János Dusa" w:date="2022-05-27T09:31:00Z">
        <w:r w:rsidR="00345509">
          <w:t xml:space="preserve"> lehetővé tevő</w:t>
        </w:r>
      </w:ins>
      <w:del w:id="549" w:author="János Dusa" w:date="2022-05-27T09:30:00Z">
        <w:r w:rsidDel="00345509">
          <w:delText xml:space="preserve"> hiszen az sokkal</w:delText>
        </w:r>
      </w:del>
      <w:ins w:id="550" w:author="János Dusa" w:date="2022-05-27T09:30:00Z">
        <w:r w:rsidR="00345509">
          <w:t>,</w:t>
        </w:r>
      </w:ins>
      <w:r>
        <w:t xml:space="preserve"> </w:t>
      </w:r>
      <w:del w:id="551" w:author="János Dusa" w:date="2022-05-27T09:30:00Z">
        <w:r w:rsidDel="00345509">
          <w:delText xml:space="preserve">tágabb </w:delText>
        </w:r>
      </w:del>
      <w:ins w:id="552" w:author="János Dusa" w:date="2022-05-27T09:30:00Z">
        <w:r w:rsidR="00345509">
          <w:t xml:space="preserve">több beavatkozási lehetőséget </w:t>
        </w:r>
      </w:ins>
      <w:ins w:id="553" w:author="János Dusa" w:date="2022-05-27T09:39:00Z">
        <w:r w:rsidR="005D4B4E">
          <w:t>felkínáló</w:t>
        </w:r>
      </w:ins>
      <w:ins w:id="554" w:author="János Dusa" w:date="2022-05-27T09:31:00Z">
        <w:r w:rsidR="00345509">
          <w:t>,</w:t>
        </w:r>
      </w:ins>
      <w:ins w:id="555" w:author="János Dusa" w:date="2022-05-27T09:30:00Z">
        <w:r w:rsidR="00345509">
          <w:t xml:space="preserve"> </w:t>
        </w:r>
      </w:ins>
      <w:del w:id="556" w:author="János Dusa" w:date="2022-05-27T09:31:00Z">
        <w:r w:rsidDel="00345509">
          <w:delText xml:space="preserve">izgalmasabb </w:delText>
        </w:r>
      </w:del>
      <w:ins w:id="557" w:author="János Dusa" w:date="2022-05-27T09:31:00Z">
        <w:r w:rsidR="00345509">
          <w:t>kreatívabb</w:t>
        </w:r>
        <w:r w:rsidR="00F63103">
          <w:t xml:space="preserve"> vezér</w:t>
        </w:r>
      </w:ins>
      <w:ins w:id="558" w:author="János Dusa" w:date="2022-05-27T09:32:00Z">
        <w:r w:rsidR="00F63103">
          <w:t>lést</w:t>
        </w:r>
      </w:ins>
      <w:ins w:id="559" w:author="János Dusa" w:date="2022-05-27T09:31:00Z">
        <w:r w:rsidR="00345509">
          <w:t xml:space="preserve"> </w:t>
        </w:r>
      </w:ins>
      <w:ins w:id="560" w:author="János Dusa" w:date="2022-05-27T09:32:00Z">
        <w:r w:rsidR="00F63103">
          <w:t xml:space="preserve">megvalósító </w:t>
        </w:r>
      </w:ins>
      <w:ins w:id="561" w:author="János Dusa" w:date="2022-05-27T09:33:00Z">
        <w:r w:rsidR="00F63103">
          <w:t>robotizációt biztosítana</w:t>
        </w:r>
      </w:ins>
      <w:del w:id="562" w:author="János Dusa" w:date="2022-05-27T09:34:00Z">
        <w:r w:rsidDel="00F63103">
          <w:delText>működést tenne lehetségessé</w:delText>
        </w:r>
      </w:del>
      <w:r>
        <w:t xml:space="preserve">, </w:t>
      </w:r>
      <w:del w:id="563" w:author="János Dusa" w:date="2022-05-27T09:34:00Z">
        <w:r w:rsidDel="00F63103">
          <w:delText xml:space="preserve">azonban </w:delText>
        </w:r>
      </w:del>
      <w:ins w:id="564" w:author="János Dusa" w:date="2022-05-27T09:34:00Z">
        <w:r w:rsidR="00F63103">
          <w:t>ám</w:t>
        </w:r>
        <w:r w:rsidR="00F63103">
          <w:t xml:space="preserve"> </w:t>
        </w:r>
      </w:ins>
      <w:r>
        <w:t xml:space="preserve">a szakdolgozatom </w:t>
      </w:r>
      <w:ins w:id="565" w:author="János Dusa" w:date="2022-05-27T09:34:00Z">
        <w:r w:rsidR="00F63103">
          <w:t xml:space="preserve">készítése </w:t>
        </w:r>
      </w:ins>
      <w:r>
        <w:t xml:space="preserve">során </w:t>
      </w:r>
      <w:ins w:id="566" w:author="János Dusa" w:date="2022-05-27T09:34:00Z">
        <w:r w:rsidR="00F63103">
          <w:t xml:space="preserve">nekem </w:t>
        </w:r>
      </w:ins>
      <w:ins w:id="567" w:author="János Dusa" w:date="2022-05-27T09:35:00Z">
        <w:r w:rsidR="00F63103">
          <w:t>a rendelkezésre álló időkerettel is gazdálkodnom kellet, ami viszont a</w:t>
        </w:r>
      </w:ins>
      <w:ins w:id="568" w:author="János Dusa" w:date="2022-05-27T09:36:00Z">
        <w:r w:rsidR="00F63103">
          <w:t>z időhatékony megoldás figyelembevételét</w:t>
        </w:r>
      </w:ins>
      <w:ins w:id="569" w:author="János Dusa" w:date="2022-05-27T09:40:00Z">
        <w:r w:rsidR="005D4B4E">
          <w:t xml:space="preserve"> helyezte előtérbe</w:t>
        </w:r>
      </w:ins>
      <w:ins w:id="570" w:author="János Dusa" w:date="2022-05-27T09:36:00Z">
        <w:r w:rsidR="005D4B4E">
          <w:t xml:space="preserve">. </w:t>
        </w:r>
      </w:ins>
      <w:ins w:id="571" w:author="János Dusa" w:date="2022-05-27T09:37:00Z">
        <w:r w:rsidR="005D4B4E">
          <w:t xml:space="preserve">Emellett már </w:t>
        </w:r>
      </w:ins>
      <w:del w:id="572" w:author="János Dusa" w:date="2022-05-27T09:37:00Z">
        <w:r w:rsidDel="005D4B4E">
          <w:delText>elkezdtem kifutni</w:delText>
        </w:r>
        <w:r w:rsidR="00A800BF" w:rsidDel="005D4B4E">
          <w:delText>, valamint a</w:delText>
        </w:r>
      </w:del>
      <w:ins w:id="573" w:author="János Dusa" w:date="2022-05-27T09:37:00Z">
        <w:r w:rsidR="005D4B4E">
          <w:t>a</w:t>
        </w:r>
      </w:ins>
      <w:r w:rsidR="00A800BF">
        <w:t xml:space="preserve"> járási algoritmus megtervezésének kezdetén eldöntöttem</w:t>
      </w:r>
      <w:ins w:id="574" w:author="János Dusa" w:date="2022-05-27T09:37:00Z">
        <w:r w:rsidR="005D4B4E">
          <w:t xml:space="preserve"> azt is</w:t>
        </w:r>
      </w:ins>
      <w:r w:rsidR="00A800BF">
        <w:t>, hogy nem</w:t>
      </w:r>
      <w:ins w:id="575" w:author="János Dusa" w:date="2022-05-27T09:40:00Z">
        <w:r w:rsidR="005D4B4E">
          <w:t xml:space="preserve"> kívánok</w:t>
        </w:r>
      </w:ins>
      <w:del w:id="576" w:author="János Dusa" w:date="2022-05-27T09:40:00Z">
        <w:r w:rsidR="00A800BF" w:rsidDel="005D4B4E">
          <w:delText xml:space="preserve"> szeretnék</w:delText>
        </w:r>
      </w:del>
      <w:r w:rsidR="00A800BF">
        <w:t xml:space="preserve"> változtatni a járást végrehajtó modulon. Így végül a </w:t>
      </w:r>
      <w:ins w:id="577" w:author="János Dusa" w:date="2022-05-27T09:38:00Z">
        <w:r w:rsidR="005D4B4E">
          <w:t>p</w:t>
        </w:r>
      </w:ins>
      <w:del w:id="578" w:author="János Dusa" w:date="2022-05-27T09:38:00Z">
        <w:r w:rsidR="00A800BF" w:rsidDel="005D4B4E">
          <w:delText>P</w:delText>
        </w:r>
      </w:del>
      <w:r w:rsidR="00A800BF">
        <w:t>ozíció</w:t>
      </w:r>
      <w:del w:id="579" w:author="János Dusa" w:date="2022-05-27T09:38:00Z">
        <w:r w:rsidR="00A800BF" w:rsidDel="005D4B4E">
          <w:delText>t</w:delText>
        </w:r>
      </w:del>
      <w:r w:rsidR="00A800BF">
        <w:t>-orientációt alkalmazó vezérlés mellett döntöttem, melynek implementálásá</w:t>
      </w:r>
      <w:ins w:id="580" w:author="János Dusa" w:date="2022-05-27T09:38:00Z">
        <w:r w:rsidR="005D4B4E">
          <w:t>t</w:t>
        </w:r>
      </w:ins>
      <w:del w:id="581" w:author="János Dusa" w:date="2022-05-27T09:38:00Z">
        <w:r w:rsidR="00A800BF" w:rsidDel="005D4B4E">
          <w:delText>ról</w:delText>
        </w:r>
      </w:del>
      <w:r w:rsidR="00A800BF">
        <w:t xml:space="preserve"> a </w:t>
      </w:r>
      <w:r w:rsidR="00A800BF">
        <w:fldChar w:fldCharType="begin"/>
      </w:r>
      <w:r w:rsidR="00A800BF">
        <w:instrText xml:space="preserve"> REF _Ref104392469 \r \h </w:instrText>
      </w:r>
      <w:r w:rsidR="00A800BF">
        <w:fldChar w:fldCharType="separate"/>
      </w:r>
      <w:r w:rsidR="0011376A">
        <w:t>6.2</w:t>
      </w:r>
      <w:r w:rsidR="00A800BF">
        <w:fldChar w:fldCharType="end"/>
      </w:r>
      <w:r w:rsidR="00A800BF">
        <w:t xml:space="preserve"> bekezdésben</w:t>
      </w:r>
      <w:ins w:id="582" w:author="János Dusa" w:date="2022-05-27T09:38:00Z">
        <w:r w:rsidR="005D4B4E">
          <w:t xml:space="preserve"> ismertetem</w:t>
        </w:r>
      </w:ins>
      <w:del w:id="583" w:author="János Dusa" w:date="2022-05-27T09:38:00Z">
        <w:r w:rsidR="00A800BF" w:rsidDel="005D4B4E">
          <w:delText xml:space="preserve"> írok</w:delText>
        </w:r>
      </w:del>
      <w:r w:rsidR="00A800BF">
        <w:t>.</w:t>
      </w:r>
    </w:p>
    <w:p w14:paraId="6102954C" w14:textId="35C2FC1B" w:rsidR="00E47EE0" w:rsidRDefault="00E47EE0" w:rsidP="00E47EE0">
      <w:pPr>
        <w:pStyle w:val="Cmsor2"/>
      </w:pPr>
      <w:bookmarkStart w:id="584" w:name="_Ref104392469"/>
      <w:bookmarkStart w:id="585" w:name="_Toc104453430"/>
      <w:r>
        <w:t>interfész implementálása</w:t>
      </w:r>
      <w:bookmarkEnd w:id="584"/>
      <w:bookmarkEnd w:id="585"/>
    </w:p>
    <w:p w14:paraId="144E5866" w14:textId="3C4291DF" w:rsidR="00A800BF" w:rsidRDefault="00A630BF" w:rsidP="00A800BF">
      <w:r>
        <w:t xml:space="preserve">A robot által várt </w:t>
      </w:r>
      <w:r w:rsidR="00061F7A">
        <w:t xml:space="preserve">ROS üzenetet egy geometry_msgs::Pose </w:t>
      </w:r>
      <w:del w:id="586" w:author="János Dusa" w:date="2022-05-27T09:41:00Z">
        <w:r w:rsidR="00061F7A" w:rsidDel="00F05CD8">
          <w:delText>típúsú</w:delText>
        </w:r>
      </w:del>
      <w:ins w:id="587" w:author="János Dusa" w:date="2022-05-27T09:41:00Z">
        <w:r w:rsidR="00F05CD8">
          <w:t>típusú</w:t>
        </w:r>
      </w:ins>
      <w:r w:rsidR="00061F7A">
        <w:t xml:space="preserve"> üzenetként</w:t>
      </w:r>
      <w:sdt>
        <w:sdtPr>
          <w:id w:val="-39988485"/>
          <w:citation/>
        </w:sdtPr>
        <w:sdtEndPr/>
        <w:sdtContent>
          <w:r w:rsidR="002E5DC1">
            <w:fldChar w:fldCharType="begin"/>
          </w:r>
          <w:r w:rsidR="002E5DC1">
            <w:instrText xml:space="preserve"> CITATION geo22 \l 1038 </w:instrText>
          </w:r>
          <w:r w:rsidR="002E5DC1">
            <w:fldChar w:fldCharType="separate"/>
          </w:r>
          <w:r w:rsidR="0011376A">
            <w:rPr>
              <w:noProof/>
            </w:rPr>
            <w:t xml:space="preserve"> [15]</w:t>
          </w:r>
          <w:r w:rsidR="002E5DC1">
            <w:fldChar w:fldCharType="end"/>
          </w:r>
        </w:sdtContent>
      </w:sdt>
      <w:r w:rsidR="00061F7A">
        <w:t xml:space="preserve"> </w:t>
      </w:r>
      <w:ins w:id="588" w:author="János Dusa" w:date="2022-05-27T09:41:00Z">
        <w:r w:rsidR="00F05CD8">
          <w:t>igényli</w:t>
        </w:r>
      </w:ins>
      <w:del w:id="589" w:author="János Dusa" w:date="2022-05-27T09:41:00Z">
        <w:r w:rsidR="00061F7A" w:rsidDel="00F05CD8">
          <w:delText>várja</w:delText>
        </w:r>
      </w:del>
      <w:r w:rsidR="00061F7A">
        <w:t xml:space="preserve"> a program, </w:t>
      </w:r>
      <w:del w:id="590" w:author="János Dusa" w:date="2022-05-27T09:42:00Z">
        <w:r w:rsidR="00061F7A" w:rsidDel="00DC02A5">
          <w:delText xml:space="preserve">mert </w:delText>
        </w:r>
        <w:r w:rsidR="002E5DC1" w:rsidDel="00DC02A5">
          <w:delText>az</w:delText>
        </w:r>
      </w:del>
      <w:ins w:id="591" w:author="János Dusa" w:date="2022-05-27T09:42:00Z">
        <w:r w:rsidR="00DC02A5">
          <w:t>mely</w:t>
        </w:r>
      </w:ins>
      <w:r w:rsidR="002E5DC1">
        <w:t xml:space="preserve"> üzenet egy három koordinátából áll</w:t>
      </w:r>
      <w:r w:rsidR="002E5B86">
        <w:t>ó pozíció</w:t>
      </w:r>
      <w:ins w:id="592" w:author="János Dusa" w:date="2022-05-27T09:42:00Z">
        <w:r w:rsidR="00DC02A5">
          <w:t>t</w:t>
        </w:r>
      </w:ins>
      <w:del w:id="593" w:author="János Dusa" w:date="2022-05-27T09:42:00Z">
        <w:r w:rsidR="002E5B86" w:rsidDel="00DC02A5">
          <w:delText xml:space="preserve"> koordinátából</w:delText>
        </w:r>
      </w:del>
      <w:r w:rsidR="002E5B86">
        <w:t xml:space="preserve">, valamint egy kvaterniókban megadott </w:t>
      </w:r>
      <w:r w:rsidR="0018174E">
        <w:t xml:space="preserve">elfordulási </w:t>
      </w:r>
      <w:del w:id="594" w:author="János Dusa" w:date="2022-05-27T09:42:00Z">
        <w:r w:rsidR="0018174E" w:rsidDel="00DC02A5">
          <w:delText>szögekből</w:delText>
        </w:r>
      </w:del>
      <w:ins w:id="595" w:author="János Dusa" w:date="2022-05-27T09:42:00Z">
        <w:r w:rsidR="00DC02A5">
          <w:t>szöge</w:t>
        </w:r>
        <w:r w:rsidR="00DC02A5">
          <w:t>t tartalma</w:t>
        </w:r>
      </w:ins>
      <w:ins w:id="596" w:author="János Dusa" w:date="2022-05-27T09:43:00Z">
        <w:r w:rsidR="00DC02A5">
          <w:t>z</w:t>
        </w:r>
      </w:ins>
      <w:r w:rsidR="0018174E">
        <w:t>. Míg előbbivel a robot új pozícióját adom meg, addig az utóbbival a robot elfordulását</w:t>
      </w:r>
      <w:ins w:id="597" w:author="János Dusa" w:date="2022-05-27T09:43:00Z">
        <w:r w:rsidR="00DC02A5">
          <w:t xml:space="preserve"> határozom meg</w:t>
        </w:r>
      </w:ins>
      <w:r w:rsidR="0018174E">
        <w:t>. Az üzenet lekezelését az alábbi kódrészlet tartalmazza:</w:t>
      </w:r>
    </w:p>
    <w:p w14:paraId="5CF2C6AE" w14:textId="77777777" w:rsidR="0018174E" w:rsidRDefault="0018174E" w:rsidP="0018174E">
      <w:pPr>
        <w:pStyle w:val="Kd"/>
        <w:rPr>
          <w:lang w:eastAsia="hu-HU"/>
        </w:rPr>
      </w:pPr>
      <w:r>
        <w:rPr>
          <w:color w:val="7F0055"/>
          <w:lang w:eastAsia="hu-HU"/>
        </w:rPr>
        <w:t>void</w:t>
      </w:r>
      <w:r>
        <w:rPr>
          <w:lang w:eastAsia="hu-HU"/>
        </w:rPr>
        <w:t xml:space="preserve"> ROSNode::walk_inCommandCallback(</w:t>
      </w:r>
      <w:r>
        <w:rPr>
          <w:color w:val="7F0055"/>
          <w:lang w:eastAsia="hu-HU"/>
        </w:rPr>
        <w:t>const</w:t>
      </w:r>
      <w:r>
        <w:rPr>
          <w:lang w:eastAsia="hu-HU"/>
        </w:rPr>
        <w:t xml:space="preserve"> geometry_msgs::</w:t>
      </w:r>
      <w:r>
        <w:rPr>
          <w:color w:val="005032"/>
          <w:lang w:eastAsia="hu-HU"/>
        </w:rPr>
        <w:t>Pose</w:t>
      </w:r>
      <w:r>
        <w:rPr>
          <w:lang w:eastAsia="hu-HU"/>
        </w:rPr>
        <w:t>&amp; pose_msg)</w:t>
      </w:r>
    </w:p>
    <w:p w14:paraId="76CEAB1D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07709333" w14:textId="57C333D0" w:rsidR="0018174E" w:rsidRPr="0018174E" w:rsidRDefault="0018174E" w:rsidP="0018174E">
      <w:pPr>
        <w:pStyle w:val="Kd"/>
        <w:rPr>
          <w:lang w:eastAsia="hu-HU"/>
        </w:rPr>
      </w:pPr>
      <w:r>
        <w:rPr>
          <w:color w:val="3F7F5F"/>
          <w:lang w:eastAsia="hu-HU"/>
        </w:rPr>
        <w:tab/>
        <w:t>//Get position from pose</w:t>
      </w:r>
    </w:p>
    <w:p w14:paraId="04CBCB4C" w14:textId="7A9295EA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 w:rsidR="00B33F86">
        <w:rPr>
          <w:color w:val="0000C0"/>
          <w:lang w:eastAsia="hu-HU"/>
        </w:rPr>
        <w:t>x</w:t>
      </w:r>
      <w:r>
        <w:rPr>
          <w:lang w:eastAsia="hu-HU"/>
        </w:rPr>
        <w:t xml:space="preserve"> = pose_msg.</w:t>
      </w:r>
      <w:r>
        <w:rPr>
          <w:color w:val="0000C0"/>
          <w:lang w:eastAsia="hu-HU"/>
        </w:rPr>
        <w:t>position</w:t>
      </w:r>
      <w:r>
        <w:rPr>
          <w:lang w:eastAsia="hu-HU"/>
        </w:rPr>
        <w:t>.</w:t>
      </w:r>
      <w:r w:rsidR="00B33F86">
        <w:rPr>
          <w:color w:val="0000C0"/>
          <w:lang w:eastAsia="hu-HU"/>
        </w:rPr>
        <w:t>x</w:t>
      </w:r>
      <w:r>
        <w:rPr>
          <w:lang w:eastAsia="hu-HU"/>
        </w:rPr>
        <w:t>;</w:t>
      </w:r>
    </w:p>
    <w:p w14:paraId="1942C5D4" w14:textId="3E7F4F7C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 w:rsidR="00B33F86">
        <w:rPr>
          <w:color w:val="0000C0"/>
          <w:lang w:eastAsia="hu-HU"/>
        </w:rPr>
        <w:t>z</w:t>
      </w:r>
      <w:r>
        <w:rPr>
          <w:lang w:eastAsia="hu-HU"/>
        </w:rPr>
        <w:t xml:space="preserve"> = pose_msg.</w:t>
      </w:r>
      <w:r>
        <w:rPr>
          <w:color w:val="0000C0"/>
          <w:lang w:eastAsia="hu-HU"/>
        </w:rPr>
        <w:t>position</w:t>
      </w:r>
      <w:r>
        <w:rPr>
          <w:lang w:eastAsia="hu-HU"/>
        </w:rPr>
        <w:t>.</w:t>
      </w:r>
      <w:r w:rsidR="00B33F86">
        <w:rPr>
          <w:color w:val="0000C0"/>
          <w:lang w:eastAsia="hu-HU"/>
        </w:rPr>
        <w:t>z</w:t>
      </w:r>
      <w:r>
        <w:rPr>
          <w:lang w:eastAsia="hu-HU"/>
        </w:rPr>
        <w:t>;</w:t>
      </w:r>
    </w:p>
    <w:p w14:paraId="31AC17BB" w14:textId="77777777" w:rsidR="0018174E" w:rsidRDefault="0018174E" w:rsidP="0018174E">
      <w:pPr>
        <w:pStyle w:val="Kd"/>
        <w:rPr>
          <w:lang w:eastAsia="hu-HU"/>
        </w:rPr>
      </w:pPr>
    </w:p>
    <w:p w14:paraId="32171FE0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3F7F5F"/>
          <w:lang w:eastAsia="hu-HU"/>
        </w:rPr>
        <w:t xml:space="preserve">//Get heading from </w:t>
      </w:r>
      <w:r>
        <w:rPr>
          <w:color w:val="3F7F5F"/>
          <w:u w:val="single"/>
          <w:lang w:eastAsia="hu-HU"/>
        </w:rPr>
        <w:t>quat</w:t>
      </w:r>
    </w:p>
    <w:p w14:paraId="3C2E9E08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>
        <w:rPr>
          <w:color w:val="0000C0"/>
          <w:lang w:eastAsia="hu-HU"/>
        </w:rPr>
        <w:t>phi</w:t>
      </w:r>
      <w:r>
        <w:rPr>
          <w:lang w:eastAsia="hu-HU"/>
        </w:rPr>
        <w:t xml:space="preserve"> = acos(pose_msg.</w:t>
      </w:r>
      <w:r>
        <w:rPr>
          <w:color w:val="0000C0"/>
          <w:lang w:eastAsia="hu-HU"/>
        </w:rPr>
        <w:t>orientation</w:t>
      </w:r>
      <w:r>
        <w:rPr>
          <w:lang w:eastAsia="hu-HU"/>
        </w:rPr>
        <w:t>.</w:t>
      </w:r>
      <w:r>
        <w:rPr>
          <w:color w:val="0000C0"/>
          <w:lang w:eastAsia="hu-HU"/>
        </w:rPr>
        <w:t>x</w:t>
      </w:r>
      <w:r>
        <w:rPr>
          <w:lang w:eastAsia="hu-HU"/>
        </w:rPr>
        <w:t>) * 2.0f;</w:t>
      </w:r>
    </w:p>
    <w:p w14:paraId="63716196" w14:textId="77777777" w:rsidR="0018174E" w:rsidRDefault="0018174E" w:rsidP="0018174E">
      <w:pPr>
        <w:pStyle w:val="Kd"/>
        <w:rPr>
          <w:lang w:eastAsia="hu-HU"/>
        </w:rPr>
      </w:pPr>
    </w:p>
    <w:p w14:paraId="0FB998AD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0000C0"/>
          <w:lang w:eastAsia="hu-HU"/>
        </w:rPr>
        <w:t>walk_command_status</w:t>
      </w:r>
      <w:r>
        <w:rPr>
          <w:lang w:eastAsia="hu-HU"/>
        </w:rPr>
        <w:t xml:space="preserve"> = </w:t>
      </w:r>
      <w:r>
        <w:rPr>
          <w:color w:val="7F0055"/>
          <w:lang w:eastAsia="hu-HU"/>
        </w:rPr>
        <w:t>true</w:t>
      </w:r>
      <w:r>
        <w:rPr>
          <w:lang w:eastAsia="hu-HU"/>
        </w:rPr>
        <w:t>;</w:t>
      </w:r>
    </w:p>
    <w:p w14:paraId="69773F00" w14:textId="7E82226E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616FD467" w14:textId="19FE39E7" w:rsidR="00B33F86" w:rsidRDefault="00266A20" w:rsidP="00B33F86">
      <w:pPr>
        <w:rPr>
          <w:lang w:eastAsia="hu-HU"/>
        </w:rPr>
      </w:pPr>
      <w:r>
        <w:rPr>
          <w:lang w:eastAsia="hu-HU"/>
        </w:rPr>
        <w:t>Jól látható, hogy a pozíció és szög paramétereinek átvétele igen egyszerű. Az üzenet</w:t>
      </w:r>
      <w:del w:id="598" w:author="János Dusa" w:date="2022-05-27T09:44:00Z">
        <w:r w:rsidDel="00DC02A5">
          <w:rPr>
            <w:lang w:eastAsia="hu-HU"/>
          </w:rPr>
          <w:delText xml:space="preserve"> </w:delText>
        </w:r>
      </w:del>
      <w:del w:id="599" w:author="János Dusa" w:date="2022-05-27T09:43:00Z">
        <w:r w:rsidDel="00DC02A5">
          <w:rPr>
            <w:lang w:eastAsia="hu-HU"/>
          </w:rPr>
          <w:delText>a</w:delText>
        </w:r>
      </w:del>
      <w:r>
        <w:rPr>
          <w:lang w:eastAsia="hu-HU"/>
        </w:rPr>
        <w:t xml:space="preserve"> callback függvénye a gyors lefutás érdekében csak átmásolja a pozíció</w:t>
      </w:r>
      <w:del w:id="600" w:author="János Dusa" w:date="2022-05-27T09:44:00Z">
        <w:r w:rsidDel="00DC02A5">
          <w:rPr>
            <w:lang w:eastAsia="hu-HU"/>
          </w:rPr>
          <w:delText xml:space="preserve"> </w:delText>
        </w:r>
      </w:del>
      <w:r>
        <w:rPr>
          <w:lang w:eastAsia="hu-HU"/>
        </w:rPr>
        <w:t xml:space="preserve">változókat, </w:t>
      </w:r>
      <w:r>
        <w:rPr>
          <w:lang w:eastAsia="hu-HU"/>
        </w:rPr>
        <w:lastRenderedPageBreak/>
        <w:t>valamint a kva</w:t>
      </w:r>
      <w:ins w:id="601" w:author="János Dusa" w:date="2022-05-27T09:44:00Z">
        <w:r w:rsidR="00DC02A5">
          <w:rPr>
            <w:lang w:eastAsia="hu-HU"/>
          </w:rPr>
          <w:t>t</w:t>
        </w:r>
      </w:ins>
      <w:r>
        <w:rPr>
          <w:lang w:eastAsia="hu-HU"/>
        </w:rPr>
        <w:t xml:space="preserve">erniókból kiszámolja </w:t>
      </w:r>
      <w:r w:rsidR="002A3247">
        <w:rPr>
          <w:lang w:eastAsia="hu-HU"/>
        </w:rPr>
        <w:t xml:space="preserve">a robot elfordulásának paraméterét. Továbbá a program </w:t>
      </w:r>
      <w:ins w:id="602" w:author="János Dusa" w:date="2022-05-27T09:45:00Z">
        <w:r w:rsidR="00DC02A5">
          <w:rPr>
            <w:lang w:eastAsia="hu-HU"/>
          </w:rPr>
          <w:t>„</w:t>
        </w:r>
      </w:ins>
      <w:r w:rsidR="002A3247">
        <w:rPr>
          <w:lang w:eastAsia="hu-HU"/>
        </w:rPr>
        <w:t>igaz</w:t>
      </w:r>
      <w:ins w:id="603" w:author="János Dusa" w:date="2022-05-27T09:45:00Z">
        <w:r w:rsidR="00DC02A5">
          <w:rPr>
            <w:lang w:eastAsia="hu-HU"/>
          </w:rPr>
          <w:t>”</w:t>
        </w:r>
      </w:ins>
      <w:r w:rsidR="002A3247">
        <w:rPr>
          <w:lang w:eastAsia="hu-HU"/>
        </w:rPr>
        <w:t xml:space="preserve"> állapotba állít egy flaget, mely </w:t>
      </w:r>
      <w:ins w:id="604" w:author="János Dusa" w:date="2022-05-27T09:45:00Z">
        <w:r w:rsidR="00DC02A5">
          <w:rPr>
            <w:lang w:eastAsia="hu-HU"/>
          </w:rPr>
          <w:t xml:space="preserve">azt </w:t>
        </w:r>
      </w:ins>
      <w:r w:rsidR="002A3247">
        <w:rPr>
          <w:lang w:eastAsia="hu-HU"/>
        </w:rPr>
        <w:t>jelez</w:t>
      </w:r>
      <w:ins w:id="605" w:author="János Dusa" w:date="2022-05-27T09:45:00Z">
        <w:r w:rsidR="00DC02A5">
          <w:rPr>
            <w:lang w:eastAsia="hu-HU"/>
          </w:rPr>
          <w:t>i</w:t>
        </w:r>
      </w:ins>
      <w:r w:rsidR="00901F4D">
        <w:rPr>
          <w:lang w:eastAsia="hu-HU"/>
        </w:rPr>
        <w:t>,</w:t>
      </w:r>
      <w:r w:rsidR="002A3247">
        <w:rPr>
          <w:lang w:eastAsia="hu-HU"/>
        </w:rPr>
        <w:t xml:space="preserve"> hogy kiértékelhető a walk_Command tagváltozó tartalma.</w:t>
      </w:r>
      <w:r w:rsidR="001D7491">
        <w:rPr>
          <w:lang w:eastAsia="hu-HU"/>
        </w:rPr>
        <w:t xml:space="preserve"> </w:t>
      </w:r>
    </w:p>
    <w:p w14:paraId="56D461F3" w14:textId="1E57F0CB" w:rsidR="00B509D5" w:rsidRDefault="00B509D5" w:rsidP="00B33F86">
      <w:pPr>
        <w:rPr>
          <w:lang w:eastAsia="hu-HU"/>
        </w:rPr>
      </w:pPr>
      <w:r>
        <w:rPr>
          <w:lang w:eastAsia="hu-HU"/>
        </w:rPr>
        <w:t xml:space="preserve">Az adatok kiértékelése </w:t>
      </w:r>
      <w:del w:id="606" w:author="János Dusa" w:date="2022-05-26T15:04:00Z">
        <w:r w:rsidDel="00E77507">
          <w:rPr>
            <w:lang w:eastAsia="hu-HU"/>
          </w:rPr>
          <w:delText xml:space="preserve">elött </w:delText>
        </w:r>
      </w:del>
      <w:ins w:id="607" w:author="János Dusa" w:date="2022-05-26T15:04:00Z">
        <w:r w:rsidR="00E77507">
          <w:rPr>
            <w:lang w:eastAsia="hu-HU"/>
          </w:rPr>
          <w:t xml:space="preserve">előtt </w:t>
        </w:r>
      </w:ins>
      <w:r>
        <w:rPr>
          <w:lang w:eastAsia="hu-HU"/>
        </w:rPr>
        <w:t xml:space="preserve">a </w:t>
      </w:r>
      <w:r w:rsidR="00B176AE">
        <w:rPr>
          <w:lang w:eastAsia="hu-HU"/>
        </w:rPr>
        <w:t>ROSnode futtatásáért felelős taszk</w:t>
      </w:r>
      <w:r>
        <w:rPr>
          <w:lang w:eastAsia="hu-HU"/>
        </w:rPr>
        <w:t xml:space="preserve"> a walk_command_status </w:t>
      </w:r>
      <w:ins w:id="608" w:author="János Dusa" w:date="2022-05-27T09:45:00Z">
        <w:r w:rsidR="00DC02A5">
          <w:rPr>
            <w:lang w:eastAsia="hu-HU"/>
          </w:rPr>
          <w:t>„</w:t>
        </w:r>
      </w:ins>
      <w:r>
        <w:rPr>
          <w:lang w:eastAsia="hu-HU"/>
        </w:rPr>
        <w:t>igaz</w:t>
      </w:r>
      <w:ins w:id="609" w:author="János Dusa" w:date="2022-05-27T09:45:00Z">
        <w:r w:rsidR="00DC02A5">
          <w:rPr>
            <w:lang w:eastAsia="hu-HU"/>
          </w:rPr>
          <w:t>”</w:t>
        </w:r>
      </w:ins>
      <w:r>
        <w:rPr>
          <w:lang w:eastAsia="hu-HU"/>
        </w:rPr>
        <w:t xml:space="preserve"> értéke esetén </w:t>
      </w:r>
      <w:r w:rsidR="00B176AE">
        <w:rPr>
          <w:lang w:eastAsia="hu-HU"/>
        </w:rPr>
        <w:t>elküldi az adatokat a járásért</w:t>
      </w:r>
      <w:ins w:id="610" w:author="János Dusa" w:date="2022-05-27T09:45:00Z">
        <w:r w:rsidR="00DC02A5">
          <w:rPr>
            <w:lang w:eastAsia="hu-HU"/>
          </w:rPr>
          <w:t xml:space="preserve"> </w:t>
        </w:r>
      </w:ins>
      <w:r w:rsidR="00B176AE">
        <w:rPr>
          <w:lang w:eastAsia="hu-HU"/>
        </w:rPr>
        <w:t>felelős taszk számára:</w:t>
      </w:r>
    </w:p>
    <w:p w14:paraId="34D5A4CC" w14:textId="6206B90B" w:rsidR="00B176AE" w:rsidRDefault="00B176AE" w:rsidP="00B176AE">
      <w:pPr>
        <w:pStyle w:val="Kd"/>
        <w:rPr>
          <w:lang w:eastAsia="hu-HU"/>
        </w:rPr>
      </w:pPr>
      <w:r>
        <w:rPr>
          <w:b/>
          <w:bCs/>
          <w:color w:val="7F0055"/>
          <w:lang w:eastAsia="hu-HU"/>
        </w:rPr>
        <w:t>if</w:t>
      </w:r>
      <w:r>
        <w:rPr>
          <w:color w:val="000000"/>
          <w:lang w:eastAsia="hu-HU"/>
        </w:rPr>
        <w:t>(</w:t>
      </w:r>
      <w:r>
        <w:rPr>
          <w:b/>
          <w:bCs/>
          <w:color w:val="7F0055"/>
          <w:lang w:eastAsia="hu-HU"/>
        </w:rPr>
        <w:t>true</w:t>
      </w:r>
      <w:r>
        <w:rPr>
          <w:color w:val="000000"/>
          <w:lang w:eastAsia="hu-HU"/>
        </w:rPr>
        <w:t xml:space="preserve"> == </w:t>
      </w:r>
      <w:r>
        <w:rPr>
          <w:color w:val="0000C0"/>
          <w:lang w:eastAsia="hu-HU"/>
        </w:rPr>
        <w:t>node</w:t>
      </w:r>
      <w:r>
        <w:rPr>
          <w:color w:val="000000"/>
          <w:lang w:eastAsia="hu-HU"/>
        </w:rPr>
        <w:t>.GetWalk_commandRequest())</w:t>
      </w:r>
    </w:p>
    <w:p w14:paraId="031FFA1C" w14:textId="0DB0EA31" w:rsidR="00B176AE" w:rsidRDefault="00B176AE" w:rsidP="00B176AE">
      <w:pPr>
        <w:pStyle w:val="Kd"/>
        <w:rPr>
          <w:lang w:eastAsia="hu-HU"/>
        </w:rPr>
      </w:pPr>
      <w:r>
        <w:rPr>
          <w:color w:val="000000"/>
          <w:lang w:eastAsia="hu-HU"/>
        </w:rPr>
        <w:t>{</w:t>
      </w:r>
    </w:p>
    <w:p w14:paraId="7CCAA909" w14:textId="23BCB595" w:rsidR="00B176AE" w:rsidRDefault="00B176AE" w:rsidP="00B176AE">
      <w:pPr>
        <w:pStyle w:val="Kd"/>
        <w:rPr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shd w:val="clear" w:color="auto" w:fill="D4D4D4"/>
          <w:lang w:eastAsia="hu-HU"/>
        </w:rPr>
        <w:t>xMessageBufferSend</w:t>
      </w:r>
      <w:r>
        <w:rPr>
          <w:color w:val="000000"/>
          <w:lang w:eastAsia="hu-HU"/>
        </w:rPr>
        <w:t>(</w:t>
      </w:r>
      <w:r>
        <w:rPr>
          <w:color w:val="0000C0"/>
          <w:lang w:eastAsia="hu-HU"/>
        </w:rPr>
        <w:t>RosToWalkMessage</w:t>
      </w:r>
      <w:r>
        <w:rPr>
          <w:color w:val="000000"/>
          <w:lang w:eastAsia="hu-HU"/>
        </w:rPr>
        <w:t>,</w:t>
      </w:r>
      <w:r>
        <w:rPr>
          <w:b/>
          <w:bCs/>
          <w:color w:val="7F0055"/>
          <w:lang w:eastAsia="hu-HU"/>
        </w:rPr>
        <w:t>void</w:t>
      </w:r>
      <w:r>
        <w:rPr>
          <w:color w:val="000000"/>
          <w:lang w:eastAsia="hu-HU"/>
        </w:rPr>
        <w:t>*)&amp;(</w:t>
      </w:r>
      <w:r>
        <w:rPr>
          <w:color w:val="0000C0"/>
          <w:lang w:eastAsia="hu-HU"/>
        </w:rPr>
        <w:t>node</w:t>
      </w:r>
      <w:r>
        <w:rPr>
          <w:color w:val="000000"/>
          <w:lang w:eastAsia="hu-HU"/>
        </w:rPr>
        <w:t xml:space="preserve">.GetWalk_Command()), </w:t>
      </w:r>
      <w:r>
        <w:rPr>
          <w:b/>
          <w:bCs/>
          <w:color w:val="7F0055"/>
          <w:lang w:eastAsia="hu-HU"/>
        </w:rPr>
        <w:t>sizeof</w:t>
      </w:r>
      <w:r>
        <w:rPr>
          <w:color w:val="000000"/>
          <w:lang w:eastAsia="hu-HU"/>
        </w:rPr>
        <w:t>(</w:t>
      </w:r>
      <w:r>
        <w:rPr>
          <w:color w:val="005032"/>
          <w:lang w:eastAsia="hu-HU"/>
        </w:rPr>
        <w:t>WalkCommand</w:t>
      </w:r>
      <w:r>
        <w:rPr>
          <w:color w:val="000000"/>
          <w:lang w:eastAsia="hu-HU"/>
        </w:rPr>
        <w:t>), 0u);</w:t>
      </w:r>
    </w:p>
    <w:p w14:paraId="4BBFE299" w14:textId="38E97EA4" w:rsidR="00B176AE" w:rsidRDefault="00B176AE" w:rsidP="00B176AE">
      <w:pPr>
        <w:pStyle w:val="Kd"/>
        <w:rPr>
          <w:lang w:eastAsia="hu-HU"/>
        </w:rPr>
      </w:pPr>
      <w:r>
        <w:rPr>
          <w:color w:val="0000C0"/>
          <w:lang w:eastAsia="hu-HU"/>
        </w:rPr>
        <w:tab/>
        <w:t>node</w:t>
      </w:r>
      <w:r>
        <w:rPr>
          <w:color w:val="000000"/>
          <w:lang w:eastAsia="hu-HU"/>
        </w:rPr>
        <w:t xml:space="preserve">.GetWalk_commandRequest() = </w:t>
      </w:r>
      <w:r>
        <w:rPr>
          <w:b/>
          <w:bCs/>
          <w:color w:val="7F0055"/>
          <w:lang w:eastAsia="hu-HU"/>
        </w:rPr>
        <w:t>false</w:t>
      </w:r>
      <w:r>
        <w:rPr>
          <w:color w:val="000000"/>
          <w:lang w:eastAsia="hu-HU"/>
        </w:rPr>
        <w:t>;</w:t>
      </w:r>
    </w:p>
    <w:p w14:paraId="38766E39" w14:textId="4D47BCE7" w:rsidR="00B176AE" w:rsidRDefault="00B176AE" w:rsidP="00B176AE">
      <w:pPr>
        <w:pStyle w:val="Kd"/>
        <w:rPr>
          <w:color w:val="000000"/>
          <w:lang w:eastAsia="hu-HU"/>
        </w:rPr>
      </w:pPr>
      <w:r>
        <w:rPr>
          <w:color w:val="000000"/>
          <w:lang w:eastAsia="hu-HU"/>
        </w:rPr>
        <w:t>}</w:t>
      </w:r>
    </w:p>
    <w:p w14:paraId="5426B85E" w14:textId="09956A62" w:rsidR="00D17B0F" w:rsidRDefault="00D17B0F" w:rsidP="00D17B0F">
      <w:pPr>
        <w:rPr>
          <w:lang w:eastAsia="hu-HU"/>
        </w:rPr>
      </w:pPr>
      <w:r>
        <w:rPr>
          <w:lang w:eastAsia="hu-HU"/>
        </w:rPr>
        <w:t>Majd a járás működtetésért felelős taszk fogadja az üzenetet</w:t>
      </w:r>
      <w:r w:rsidR="007B68CC">
        <w:rPr>
          <w:lang w:eastAsia="hu-HU"/>
        </w:rPr>
        <w:t>, végül a walk.</w:t>
      </w:r>
      <w:r w:rsidR="004F1E1C">
        <w:rPr>
          <w:lang w:eastAsia="hu-HU"/>
        </w:rPr>
        <w:t>S</w:t>
      </w:r>
      <w:r w:rsidR="007B68CC">
        <w:rPr>
          <w:lang w:eastAsia="hu-HU"/>
        </w:rPr>
        <w:t>toreCommand() függvény segítségével eltárolja azt:</w:t>
      </w:r>
    </w:p>
    <w:p w14:paraId="5624CE47" w14:textId="77777777" w:rsidR="007B68CC" w:rsidRDefault="007B68CC" w:rsidP="007B68CC">
      <w:pPr>
        <w:pStyle w:val="Kd"/>
        <w:rPr>
          <w:lang w:eastAsia="hu-HU"/>
        </w:rPr>
      </w:pPr>
      <w:r>
        <w:rPr>
          <w:b/>
          <w:bCs/>
          <w:color w:val="7F0055"/>
          <w:lang w:eastAsia="hu-HU"/>
        </w:rPr>
        <w:t>while</w:t>
      </w:r>
      <w:r>
        <w:rPr>
          <w:lang w:eastAsia="hu-HU"/>
        </w:rPr>
        <w:t>(pdFALSE == xMessageBufferIsEmpty(</w:t>
      </w:r>
      <w:r>
        <w:rPr>
          <w:color w:val="0000C0"/>
          <w:lang w:eastAsia="hu-HU"/>
        </w:rPr>
        <w:t>RosToWalkMessage</w:t>
      </w:r>
      <w:r>
        <w:rPr>
          <w:lang w:eastAsia="hu-HU"/>
        </w:rPr>
        <w:t>))</w:t>
      </w:r>
    </w:p>
    <w:p w14:paraId="5D0A6636" w14:textId="55FD8B44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3001F73" w14:textId="6FC6AE8D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ab/>
        <w:t>xMessageBufferReceive(</w:t>
      </w:r>
      <w:r>
        <w:rPr>
          <w:color w:val="0000C0"/>
          <w:lang w:eastAsia="hu-HU"/>
        </w:rPr>
        <w:t>RosToWalkMessage</w:t>
      </w:r>
      <w:r>
        <w:rPr>
          <w:lang w:eastAsia="hu-HU"/>
        </w:rPr>
        <w:t>,(</w:t>
      </w:r>
      <w:r>
        <w:rPr>
          <w:b/>
          <w:bCs/>
          <w:color w:val="7F0055"/>
          <w:lang w:eastAsia="hu-HU"/>
        </w:rPr>
        <w:t>void</w:t>
      </w:r>
      <w:r>
        <w:rPr>
          <w:lang w:eastAsia="hu-HU"/>
        </w:rPr>
        <w:t>*)&amp;(</w:t>
      </w:r>
      <w:r>
        <w:rPr>
          <w:color w:val="0000C0"/>
          <w:lang w:eastAsia="hu-HU"/>
        </w:rPr>
        <w:t>walk_Command</w:t>
      </w:r>
      <w:r>
        <w:rPr>
          <w:lang w:eastAsia="hu-HU"/>
        </w:rPr>
        <w:t xml:space="preserve">), </w:t>
      </w:r>
      <w:r>
        <w:rPr>
          <w:b/>
          <w:bCs/>
          <w:color w:val="7F0055"/>
          <w:lang w:eastAsia="hu-HU"/>
        </w:rPr>
        <w:t>sizeof</w:t>
      </w:r>
      <w:r>
        <w:rPr>
          <w:lang w:eastAsia="hu-HU"/>
        </w:rPr>
        <w:t>(</w:t>
      </w:r>
      <w:r>
        <w:rPr>
          <w:color w:val="005032"/>
          <w:lang w:eastAsia="hu-HU"/>
        </w:rPr>
        <w:t>WalkCommand</w:t>
      </w:r>
      <w:r>
        <w:rPr>
          <w:lang w:eastAsia="hu-HU"/>
        </w:rPr>
        <w:t>), 0u);</w:t>
      </w:r>
    </w:p>
    <w:p w14:paraId="66C365F4" w14:textId="49093759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0000C0"/>
          <w:lang w:eastAsia="hu-HU"/>
        </w:rPr>
        <w:t>walk</w:t>
      </w:r>
      <w:r>
        <w:rPr>
          <w:lang w:eastAsia="hu-HU"/>
        </w:rPr>
        <w:t>.StoreCommand(</w:t>
      </w:r>
      <w:r>
        <w:rPr>
          <w:color w:val="0000C0"/>
          <w:lang w:eastAsia="hu-HU"/>
        </w:rPr>
        <w:t>walk_Command</w:t>
      </w:r>
      <w:r>
        <w:rPr>
          <w:lang w:eastAsia="hu-HU"/>
        </w:rPr>
        <w:t>);</w:t>
      </w:r>
    </w:p>
    <w:p w14:paraId="2C343C9C" w14:textId="5D1E7436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0D574159" w14:textId="6772A54F" w:rsidR="0005320C" w:rsidRDefault="004F1E1C" w:rsidP="0005320C">
      <w:pPr>
        <w:rPr>
          <w:lang w:eastAsia="hu-HU"/>
        </w:rPr>
      </w:pPr>
      <w:r>
        <w:rPr>
          <w:lang w:eastAsia="hu-HU"/>
        </w:rPr>
        <w:t xml:space="preserve">A StoreCommand() függvény már csak az általam készített AddPathElementMove() függvényt hívja meg, mely </w:t>
      </w:r>
      <w:r w:rsidR="0005320C">
        <w:rPr>
          <w:lang w:eastAsia="hu-HU"/>
        </w:rPr>
        <w:t>végrehajtja a szükséges számításokat és elmenti a lábak és a test pozícióit a mozgás végrehajtásához.</w:t>
      </w:r>
    </w:p>
    <w:p w14:paraId="5ADAF350" w14:textId="77777777" w:rsidR="0005320C" w:rsidRDefault="0005320C" w:rsidP="0005320C">
      <w:pPr>
        <w:pStyle w:val="Kd"/>
        <w:rPr>
          <w:lang w:eastAsia="hu-HU"/>
        </w:rPr>
      </w:pPr>
      <w:r>
        <w:rPr>
          <w:b/>
          <w:bCs/>
          <w:color w:val="7F0055"/>
          <w:lang w:eastAsia="hu-HU"/>
        </w:rPr>
        <w:t>void</w:t>
      </w:r>
      <w:r>
        <w:rPr>
          <w:lang w:eastAsia="hu-HU"/>
        </w:rPr>
        <w:t xml:space="preserve"> </w:t>
      </w:r>
      <w:r>
        <w:rPr>
          <w:b/>
          <w:bCs/>
          <w:lang w:eastAsia="hu-HU"/>
        </w:rPr>
        <w:t>Walk::</w:t>
      </w:r>
      <w:r>
        <w:rPr>
          <w:b/>
          <w:bCs/>
          <w:shd w:val="clear" w:color="auto" w:fill="D4D4D4"/>
          <w:lang w:eastAsia="hu-HU"/>
        </w:rPr>
        <w:t>StoreCommand</w:t>
      </w:r>
      <w:r>
        <w:rPr>
          <w:lang w:eastAsia="hu-HU"/>
        </w:rPr>
        <w:t>(</w:t>
      </w:r>
      <w:r>
        <w:rPr>
          <w:color w:val="005032"/>
          <w:lang w:eastAsia="hu-HU"/>
        </w:rPr>
        <w:t>WalkCommand</w:t>
      </w:r>
      <w:r>
        <w:rPr>
          <w:lang w:eastAsia="hu-HU"/>
        </w:rPr>
        <w:t xml:space="preserve"> command)</w:t>
      </w:r>
    </w:p>
    <w:p w14:paraId="1CB52C84" w14:textId="77777777" w:rsidR="0005320C" w:rsidRDefault="0005320C" w:rsidP="0005320C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7F7D782" w14:textId="76359FBC" w:rsidR="004F1E1C" w:rsidRDefault="0005320C" w:rsidP="0005320C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0000C0"/>
          <w:lang w:eastAsia="hu-HU"/>
        </w:rPr>
        <w:t>m_walkScipt</w:t>
      </w:r>
      <w:r>
        <w:rPr>
          <w:lang w:eastAsia="hu-HU"/>
        </w:rPr>
        <w:t>.AddPathElementMove(mth::</w:t>
      </w:r>
      <w:r>
        <w:rPr>
          <w:color w:val="005032"/>
          <w:lang w:eastAsia="hu-HU"/>
        </w:rPr>
        <w:t>float2</w:t>
      </w:r>
      <w:r>
        <w:rPr>
          <w:lang w:eastAsia="hu-HU"/>
        </w:rPr>
        <w:t>(command.</w:t>
      </w:r>
      <w:r>
        <w:rPr>
          <w:color w:val="0000C0"/>
          <w:lang w:eastAsia="hu-HU"/>
        </w:rPr>
        <w:t>x</w:t>
      </w:r>
      <w:r>
        <w:rPr>
          <w:lang w:eastAsia="hu-HU"/>
        </w:rPr>
        <w:t>,command.y), command.</w:t>
      </w:r>
      <w:r>
        <w:rPr>
          <w:color w:val="0000C0"/>
          <w:lang w:eastAsia="hu-HU"/>
        </w:rPr>
        <w:t>phi</w:t>
      </w:r>
      <w:r>
        <w:rPr>
          <w:lang w:eastAsia="hu-HU"/>
        </w:rPr>
        <w:t>);</w:t>
      </w:r>
    </w:p>
    <w:p w14:paraId="023DE311" w14:textId="1B3CA8B8" w:rsidR="0005320C" w:rsidRDefault="0005320C" w:rsidP="0005320C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548CD71A" w14:textId="14116C9F" w:rsidR="004F1E1C" w:rsidRPr="0018174E" w:rsidRDefault="0005320C" w:rsidP="004F1E1C">
      <w:pPr>
        <w:rPr>
          <w:lang w:eastAsia="hu-HU"/>
        </w:rPr>
      </w:pPr>
      <w:r>
        <w:rPr>
          <w:lang w:eastAsia="hu-HU"/>
        </w:rPr>
        <w:t xml:space="preserve">A paraméterek </w:t>
      </w:r>
      <w:ins w:id="611" w:author="János Dusa" w:date="2022-05-27T09:47:00Z">
        <w:r w:rsidR="00C9701E">
          <w:rPr>
            <w:lang w:eastAsia="hu-HU"/>
          </w:rPr>
          <w:t xml:space="preserve">és az algoritmus </w:t>
        </w:r>
      </w:ins>
      <w:del w:id="612" w:author="János Dusa" w:date="2022-05-27T09:46:00Z">
        <w:r w:rsidDel="00C9701E">
          <w:rPr>
            <w:lang w:eastAsia="hu-HU"/>
          </w:rPr>
          <w:delText xml:space="preserve">kitalálása </w:delText>
        </w:r>
      </w:del>
      <w:ins w:id="613" w:author="János Dusa" w:date="2022-05-27T09:46:00Z">
        <w:r w:rsidR="00C9701E">
          <w:rPr>
            <w:lang w:eastAsia="hu-HU"/>
          </w:rPr>
          <w:t>értelmezése</w:t>
        </w:r>
      </w:ins>
      <w:ins w:id="614" w:author="János Dusa" w:date="2022-05-27T09:47:00Z">
        <w:r w:rsidR="00C9701E">
          <w:rPr>
            <w:lang w:eastAsia="hu-HU"/>
          </w:rPr>
          <w:t xml:space="preserve"> viszonyla</w:t>
        </w:r>
      </w:ins>
      <w:ins w:id="615" w:author="János Dusa" w:date="2022-05-27T09:48:00Z">
        <w:r w:rsidR="00C9701E">
          <w:rPr>
            <w:lang w:eastAsia="hu-HU"/>
          </w:rPr>
          <w:t>g</w:t>
        </w:r>
      </w:ins>
      <w:del w:id="616" w:author="János Dusa" w:date="2022-05-27T09:47:00Z">
        <w:r w:rsidDel="00C9701E">
          <w:rPr>
            <w:lang w:eastAsia="hu-HU"/>
          </w:rPr>
          <w:delText>és a folyamat megértése igen</w:delText>
        </w:r>
      </w:del>
      <w:r>
        <w:rPr>
          <w:lang w:eastAsia="hu-HU"/>
        </w:rPr>
        <w:t xml:space="preserve"> egyszerű</w:t>
      </w:r>
      <w:ins w:id="617" w:author="János Dusa" w:date="2022-05-27T09:48:00Z">
        <w:r w:rsidR="00C9701E">
          <w:rPr>
            <w:lang w:eastAsia="hu-HU"/>
          </w:rPr>
          <w:t xml:space="preserve"> feladat</w:t>
        </w:r>
      </w:ins>
      <w:r>
        <w:rPr>
          <w:lang w:eastAsia="hu-HU"/>
        </w:rPr>
        <w:t xml:space="preserve"> volt, </w:t>
      </w:r>
      <w:del w:id="618" w:author="János Dusa" w:date="2022-05-27T09:48:00Z">
        <w:r w:rsidDel="00C9701E">
          <w:rPr>
            <w:lang w:eastAsia="hu-HU"/>
          </w:rPr>
          <w:delText>már ebből az egy</w:delText>
        </w:r>
      </w:del>
      <w:ins w:id="619" w:author="János Dusa" w:date="2022-05-27T09:48:00Z">
        <w:r w:rsidR="00C9701E">
          <w:rPr>
            <w:lang w:eastAsia="hu-HU"/>
          </w:rPr>
          <w:t>így ez</w:t>
        </w:r>
      </w:ins>
      <w:r>
        <w:rPr>
          <w:lang w:eastAsia="hu-HU"/>
        </w:rPr>
        <w:t xml:space="preserve"> péld</w:t>
      </w:r>
      <w:ins w:id="620" w:author="János Dusa" w:date="2022-05-27T09:48:00Z">
        <w:r w:rsidR="00C9701E">
          <w:rPr>
            <w:lang w:eastAsia="hu-HU"/>
          </w:rPr>
          <w:t>a</w:t>
        </w:r>
      </w:ins>
      <w:del w:id="621" w:author="János Dusa" w:date="2022-05-27T09:48:00Z">
        <w:r w:rsidDel="00C9701E">
          <w:rPr>
            <w:lang w:eastAsia="hu-HU"/>
          </w:rPr>
          <w:delText>ából</w:delText>
        </w:r>
      </w:del>
      <w:r>
        <w:rPr>
          <w:lang w:eastAsia="hu-HU"/>
        </w:rPr>
        <w:t xml:space="preserve"> </w:t>
      </w:r>
      <w:ins w:id="622" w:author="János Dusa" w:date="2022-05-27T09:48:00Z">
        <w:r w:rsidR="00C9701E">
          <w:rPr>
            <w:lang w:eastAsia="hu-HU"/>
          </w:rPr>
          <w:t xml:space="preserve">is </w:t>
        </w:r>
      </w:ins>
      <w:r w:rsidR="009C512D">
        <w:rPr>
          <w:lang w:eastAsia="hu-HU"/>
        </w:rPr>
        <w:t>jól</w:t>
      </w:r>
      <w:ins w:id="623" w:author="János Dusa" w:date="2022-05-27T09:49:00Z">
        <w:r w:rsidR="00C9701E">
          <w:rPr>
            <w:lang w:eastAsia="hu-HU"/>
          </w:rPr>
          <w:t xml:space="preserve"> reprezentálja azt</w:t>
        </w:r>
      </w:ins>
      <w:del w:id="624" w:author="János Dusa" w:date="2022-05-27T09:49:00Z">
        <w:r w:rsidR="009C512D" w:rsidDel="00C9701E">
          <w:rPr>
            <w:lang w:eastAsia="hu-HU"/>
          </w:rPr>
          <w:delText xml:space="preserve"> látszik</w:delText>
        </w:r>
      </w:del>
      <w:r w:rsidR="009C512D">
        <w:rPr>
          <w:lang w:eastAsia="hu-HU"/>
        </w:rPr>
        <w:t>, hogy miért ennyire elterjedt a ROS használata</w:t>
      </w:r>
      <w:ins w:id="625" w:author="János Dusa" w:date="2022-05-27T09:49:00Z">
        <w:r w:rsidR="00C9701E">
          <w:rPr>
            <w:lang w:eastAsia="hu-HU"/>
          </w:rPr>
          <w:t>,</w:t>
        </w:r>
      </w:ins>
      <w:r w:rsidR="009C512D">
        <w:rPr>
          <w:lang w:eastAsia="hu-HU"/>
        </w:rPr>
        <w:t xml:space="preserve"> és mi</w:t>
      </w:r>
      <w:ins w:id="626" w:author="János Dusa" w:date="2022-05-27T09:50:00Z">
        <w:r w:rsidR="00C9701E">
          <w:rPr>
            <w:lang w:eastAsia="hu-HU"/>
          </w:rPr>
          <w:t>képpen</w:t>
        </w:r>
      </w:ins>
      <w:ins w:id="627" w:author="János Dusa" w:date="2022-05-27T09:49:00Z">
        <w:r w:rsidR="00C9701E">
          <w:rPr>
            <w:lang w:eastAsia="hu-HU"/>
          </w:rPr>
          <w:t xml:space="preserve"> </w:t>
        </w:r>
      </w:ins>
      <w:ins w:id="628" w:author="János Dusa" w:date="2022-05-27T09:50:00Z">
        <w:r w:rsidR="00C9701E">
          <w:rPr>
            <w:lang w:eastAsia="hu-HU"/>
          </w:rPr>
          <w:t xml:space="preserve">garantálja a hatékony alkalmazás </w:t>
        </w:r>
      </w:ins>
      <w:del w:id="629" w:author="János Dusa" w:date="2022-05-27T09:51:00Z">
        <w:r w:rsidR="009C512D" w:rsidDel="00C9701E">
          <w:rPr>
            <w:lang w:eastAsia="hu-HU"/>
          </w:rPr>
          <w:delText>lyen egyszerű megérteni az alapjait</w:delText>
        </w:r>
      </w:del>
      <w:ins w:id="630" w:author="János Dusa" w:date="2022-05-27T09:51:00Z">
        <w:r w:rsidR="00C9701E">
          <w:rPr>
            <w:lang w:eastAsia="hu-HU"/>
          </w:rPr>
          <w:t>elsajátítását</w:t>
        </w:r>
      </w:ins>
      <w:r w:rsidR="009C512D">
        <w:rPr>
          <w:lang w:eastAsia="hu-HU"/>
        </w:rPr>
        <w:t xml:space="preserve">. A robot ROS-on keresztüli tesztelése is hasonlóan </w:t>
      </w:r>
      <w:del w:id="631" w:author="János Dusa" w:date="2022-05-27T09:51:00Z">
        <w:r w:rsidR="009C512D" w:rsidDel="00C9701E">
          <w:rPr>
            <w:lang w:eastAsia="hu-HU"/>
          </w:rPr>
          <w:delText>könnyed</w:delText>
        </w:r>
      </w:del>
      <w:ins w:id="632" w:author="János Dusa" w:date="2022-05-27T09:51:00Z">
        <w:r w:rsidR="00C9701E">
          <w:rPr>
            <w:lang w:eastAsia="hu-HU"/>
          </w:rPr>
          <w:t>egyszerű</w:t>
        </w:r>
      </w:ins>
      <w:r w:rsidR="009C512D">
        <w:rPr>
          <w:lang w:eastAsia="hu-HU"/>
        </w:rPr>
        <w:t>,</w:t>
      </w:r>
      <w:ins w:id="633" w:author="János Dusa" w:date="2022-05-27T09:51:00Z">
        <w:r w:rsidR="00C9701E">
          <w:rPr>
            <w:lang w:eastAsia="hu-HU"/>
          </w:rPr>
          <w:t xml:space="preserve"> s egyben</w:t>
        </w:r>
      </w:ins>
      <w:r w:rsidR="009C512D">
        <w:rPr>
          <w:lang w:eastAsia="hu-HU"/>
        </w:rPr>
        <w:t xml:space="preserve"> egyértelmű volt</w:t>
      </w:r>
      <w:r w:rsidR="001333CA">
        <w:rPr>
          <w:lang w:eastAsia="hu-HU"/>
        </w:rPr>
        <w:t xml:space="preserve">, ezt a </w:t>
      </w:r>
      <w:r w:rsidR="001333CA">
        <w:rPr>
          <w:lang w:eastAsia="hu-HU"/>
        </w:rPr>
        <w:fldChar w:fldCharType="begin"/>
      </w:r>
      <w:r w:rsidR="001333CA">
        <w:rPr>
          <w:lang w:eastAsia="hu-HU"/>
        </w:rPr>
        <w:instrText xml:space="preserve"> REF _Ref104415005 \r \h </w:instrText>
      </w:r>
      <w:r w:rsidR="001333CA">
        <w:rPr>
          <w:lang w:eastAsia="hu-HU"/>
        </w:rPr>
      </w:r>
      <w:r w:rsidR="001333CA">
        <w:rPr>
          <w:lang w:eastAsia="hu-HU"/>
        </w:rPr>
        <w:fldChar w:fldCharType="separate"/>
      </w:r>
      <w:r w:rsidR="0011376A">
        <w:rPr>
          <w:lang w:eastAsia="hu-HU"/>
        </w:rPr>
        <w:t>7</w:t>
      </w:r>
      <w:r w:rsidR="001333CA">
        <w:rPr>
          <w:lang w:eastAsia="hu-HU"/>
        </w:rPr>
        <w:fldChar w:fldCharType="end"/>
      </w:r>
      <w:r w:rsidR="001333CA">
        <w:rPr>
          <w:lang w:eastAsia="hu-HU"/>
        </w:rPr>
        <w:t xml:space="preserve"> fejezetben fejtem ki bővebben.</w:t>
      </w:r>
    </w:p>
    <w:p w14:paraId="6E7042BD" w14:textId="193C005F" w:rsidR="003E7037" w:rsidRPr="003E7037" w:rsidRDefault="003E7037" w:rsidP="003E7037">
      <w:pPr>
        <w:pStyle w:val="Cmsor1"/>
      </w:pPr>
      <w:bookmarkStart w:id="634" w:name="_Ref104415005"/>
      <w:bookmarkStart w:id="635" w:name="_Toc104453431"/>
      <w:r>
        <w:lastRenderedPageBreak/>
        <w:t>ROS alapú vezérlés tesztelése</w:t>
      </w:r>
      <w:bookmarkEnd w:id="634"/>
      <w:bookmarkEnd w:id="635"/>
    </w:p>
    <w:p w14:paraId="5E2DE117" w14:textId="187E33A3" w:rsidR="00225F65" w:rsidRDefault="00224E29" w:rsidP="00224E29">
      <w:pPr>
        <w:pStyle w:val="Cmsor1"/>
      </w:pPr>
      <w:bookmarkStart w:id="636" w:name="_Toc104453432"/>
      <w:r>
        <w:lastRenderedPageBreak/>
        <w:t>Fejlesztési lehetőségek</w:t>
      </w:r>
      <w:bookmarkEnd w:id="636"/>
    </w:p>
    <w:bookmarkStart w:id="637" w:name="_Toc104453433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637"/>
        </w:p>
        <w:sdt>
          <w:sdtPr>
            <w:id w:val="111145805"/>
            <w:bibliography/>
          </w:sdtPr>
          <w:sdtEndPr/>
          <w:sdtContent>
            <w:p w14:paraId="29055798" w14:textId="77777777" w:rsidR="0011376A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9"/>
              </w:tblGrid>
              <w:tr w:rsidR="0011376A" w14:paraId="59BD0298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8640D2" w14:textId="24534185" w:rsidR="0011376A" w:rsidRDefault="0011376A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71AB15" w14:textId="77777777" w:rsidR="0011376A" w:rsidRDefault="0011376A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11376A" w14:paraId="48B00884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96360" w14:textId="77777777" w:rsidR="0011376A" w:rsidRDefault="0011376A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0631C4" w14:textId="77777777" w:rsidR="0011376A" w:rsidRDefault="0011376A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11376A" w14:paraId="323D4882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438167" w14:textId="77777777" w:rsidR="0011376A" w:rsidRDefault="0011376A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C810E7" w14:textId="77777777" w:rsidR="0011376A" w:rsidRDefault="0011376A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11376A" w14:paraId="0F50547F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136DDA" w14:textId="77777777" w:rsidR="0011376A" w:rsidRDefault="0011376A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6A411A" w14:textId="77777777" w:rsidR="0011376A" w:rsidRDefault="0011376A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11376A" w14:paraId="10027BF1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C63BA5" w14:textId="77777777" w:rsidR="0011376A" w:rsidRDefault="0011376A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EAE290" w14:textId="77777777" w:rsidR="0011376A" w:rsidRDefault="0011376A">
                    <w:pPr>
                      <w:pStyle w:val="Irodalomjegyzk"/>
                    </w:pPr>
                    <w:r>
                      <w:t>Wikipedia, „Lidar,” [Online]. Available: https://en.wikipedia.org/wiki/Lidar. [Hozzáférés dátuma: 25 05 2022].</w:t>
                    </w:r>
                  </w:p>
                </w:tc>
              </w:tr>
              <w:tr w:rsidR="0011376A" w14:paraId="13264B50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5986EB" w14:textId="77777777" w:rsidR="0011376A" w:rsidRDefault="0011376A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99D251" w14:textId="77777777" w:rsidR="0011376A" w:rsidRDefault="0011376A">
                    <w:pPr>
                      <w:pStyle w:val="Irodalomjegyzk"/>
                    </w:pPr>
                    <w:r>
                      <w:t>Wikipedia, „Inertial measurement unit,” [Online]. Available: https://en.wikipedia.org/wiki/Inertial_measurement_unit. [Hozzáférés dátuma: 25 05 2022].</w:t>
                    </w:r>
                  </w:p>
                </w:tc>
              </w:tr>
              <w:tr w:rsidR="0011376A" w14:paraId="3CBEAAE1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240664" w14:textId="77777777" w:rsidR="0011376A" w:rsidRDefault="0011376A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160B5C" w14:textId="77777777" w:rsidR="0011376A" w:rsidRDefault="0011376A">
                    <w:pPr>
                      <w:pStyle w:val="Irodalomjegyzk"/>
                    </w:pPr>
                    <w:r>
                      <w:t>ROS, „ROS Serial,” 01 10 2018. [Online]. Available: http://wiki.ros.org/rosserial. [Hozzáférés dátuma: 26 05 2022].</w:t>
                    </w:r>
                  </w:p>
                </w:tc>
              </w:tr>
              <w:tr w:rsidR="0011376A" w14:paraId="512BC63A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AE4723" w14:textId="77777777" w:rsidR="0011376A" w:rsidRDefault="0011376A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EBFBE8" w14:textId="77777777" w:rsidR="0011376A" w:rsidRDefault="0011376A">
                    <w:pPr>
                      <w:pStyle w:val="Irodalomjegyzk"/>
                    </w:pPr>
                    <w:r>
                      <w:t>ROS, „RVIZ,” 16 05 2018. [Online]. Available: http://wiki.ros.org/rviz. [Hozzáférés dátuma: 26 05 2022].</w:t>
                    </w:r>
                  </w:p>
                </w:tc>
              </w:tr>
              <w:tr w:rsidR="0011376A" w14:paraId="7968A28C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607BD6" w14:textId="77777777" w:rsidR="0011376A" w:rsidRDefault="0011376A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7B6F45" w14:textId="77777777" w:rsidR="0011376A" w:rsidRDefault="0011376A">
                    <w:pPr>
                      <w:pStyle w:val="Irodalomjegyzk"/>
                    </w:pPr>
                    <w:r>
                      <w:t>ROS, „Hector SLAM,” 14 04 2014. [Online]. Available: http://wiki.ros.org/hector_slam. [Hozzáférés dátuma: 26 05 2022].</w:t>
                    </w:r>
                  </w:p>
                </w:tc>
              </w:tr>
              <w:tr w:rsidR="0011376A" w14:paraId="396C11EF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30D80F" w14:textId="77777777" w:rsidR="0011376A" w:rsidRDefault="0011376A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DD9362" w14:textId="77777777" w:rsidR="0011376A" w:rsidRDefault="0011376A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11376A" w14:paraId="6111143A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F8D711" w14:textId="77777777" w:rsidR="0011376A" w:rsidRDefault="0011376A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5F6777" w14:textId="77777777" w:rsidR="0011376A" w:rsidRDefault="0011376A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  <w:tr w:rsidR="0011376A" w14:paraId="29E75A92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41D74D" w14:textId="77777777" w:rsidR="0011376A" w:rsidRDefault="0011376A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ED83D4" w14:textId="77777777" w:rsidR="0011376A" w:rsidRDefault="0011376A">
                    <w:pPr>
                      <w:pStyle w:val="Irodalomjegyzk"/>
                    </w:pPr>
                    <w:r>
                      <w:t xml:space="preserve">M. Babits, „Szimulátor,”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14-15..</w:t>
                    </w:r>
                  </w:p>
                </w:tc>
              </w:tr>
              <w:tr w:rsidR="0011376A" w14:paraId="4156E43C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8A64DD" w14:textId="77777777" w:rsidR="0011376A" w:rsidRDefault="0011376A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4C333F" w14:textId="77777777" w:rsidR="0011376A" w:rsidRDefault="0011376A">
                    <w:pPr>
                      <w:pStyle w:val="Irodalomjegyzk"/>
                    </w:pPr>
                    <w:r>
                      <w:t>Savöx, „SH0255MG - Micro Digital Servo,” [Online]. Available: https://www.savoxusa.com/collections/micro-servos/products/savsh0255mg-micro-digital-mg-servo-13-54#technical-details. [Hozzáférés dátuma: 20 05 2022].</w:t>
                    </w:r>
                  </w:p>
                </w:tc>
              </w:tr>
              <w:tr w:rsidR="0011376A" w14:paraId="1034DA1A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7E9E73" w14:textId="77777777" w:rsidR="0011376A" w:rsidRDefault="0011376A">
                    <w:pPr>
                      <w:pStyle w:val="Irodalomjegyzk"/>
                    </w:pPr>
                    <w:r>
                      <w:lastRenderedPageBreak/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9174A6" w14:textId="77777777" w:rsidR="0011376A" w:rsidRDefault="0011376A">
                    <w:pPr>
                      <w:pStyle w:val="Irodalomjegyzk"/>
                    </w:pPr>
                    <w:r>
                      <w:t xml:space="preserve">M. Babits, „Áttérés fizikai robotra,”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p. 15..</w:t>
                    </w:r>
                  </w:p>
                </w:tc>
              </w:tr>
              <w:tr w:rsidR="0011376A" w14:paraId="17288F60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9FCA19" w14:textId="77777777" w:rsidR="0011376A" w:rsidRDefault="0011376A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8F2D4" w14:textId="77777777" w:rsidR="0011376A" w:rsidRDefault="0011376A">
                    <w:pPr>
                      <w:pStyle w:val="Irodalomjegyzk"/>
                    </w:pPr>
                    <w:r>
                      <w:t>ROS, „geometry_msgs/Pose Message,” 02 03 2022. [Online]. Available: http://docs.ros.org/en/api/geometry_msgs/html/msg/Pose.html. [Hozzáférés dátuma: 25 05 2022].</w:t>
                    </w:r>
                  </w:p>
                </w:tc>
              </w:tr>
            </w:tbl>
            <w:p w14:paraId="0A111FFC" w14:textId="77777777" w:rsidR="0011376A" w:rsidRDefault="0011376A">
              <w:pPr>
                <w:divId w:val="1880052251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3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r>
        <w:t>BSc: szakdolgozatot</w:t>
      </w:r>
    </w:p>
    <w:p w14:paraId="1CA1C31B" w14:textId="77777777" w:rsidR="009B2EED" w:rsidRDefault="009B2EED">
      <w:pPr>
        <w:pStyle w:val="Jegyzetszveg"/>
      </w:pPr>
      <w:r>
        <w:t>MSc: diplomatervet</w:t>
      </w:r>
    </w:p>
  </w:comment>
  <w:comment w:id="4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6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7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8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9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10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22" w:author="Sándor Komáromi" w:date="2022-05-21T16:27:00Z" w:initials="SK">
    <w:p w14:paraId="41BB9C50" w14:textId="77777777" w:rsidR="00316047" w:rsidRDefault="00316047" w:rsidP="00316047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23" w:author="Nagy Ákos" w:date="2022-05-24T09:46:00Z" w:initials="NÁ">
    <w:p w14:paraId="556872F1" w14:textId="77777777" w:rsidR="00316047" w:rsidRDefault="00316047" w:rsidP="00316047">
      <w:pPr>
        <w:pStyle w:val="Jegyzetszveg"/>
      </w:pPr>
      <w:r>
        <w:rPr>
          <w:rStyle w:val="Jegyzethivatkozs"/>
        </w:rPr>
        <w:annotationRef/>
      </w:r>
      <w:r>
        <w:t>Jó ötlet!</w:t>
      </w:r>
    </w:p>
  </w:comment>
  <w:comment w:id="30" w:author="Nagy Ákos" w:date="2022-05-24T09:53:00Z" w:initials="NÁ">
    <w:p w14:paraId="7AB70D2D" w14:textId="77777777" w:rsidR="00ED366D" w:rsidRDefault="00ED366D" w:rsidP="00ED366D">
      <w:pPr>
        <w:pStyle w:val="Jegyzetszveg"/>
      </w:pPr>
      <w:r>
        <w:rPr>
          <w:rStyle w:val="Jegyzethivatkozs"/>
        </w:rPr>
        <w:annotationRef/>
      </w:r>
      <w:r>
        <w:t xml:space="preserve">Szerencsés lenne ezt úgy leírni, hogy látszódjon, hogy ez a trafó miből, mit csinál. Pl x = M(q), ahol x az x,y,z világkoord., q pedig a csukló szögek, M pedig a nemlin. trafó. Ennek akár utánanézhetsz cikkekben is, itt egy pl. </w:t>
      </w:r>
      <w:r w:rsidRPr="003D46EA">
        <w:t>https://motion.cs.illinois.edu/RoboticSystems/InverseKinematics.html</w:t>
      </w:r>
    </w:p>
  </w:comment>
  <w:comment w:id="32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r>
        <w:t>Idéglenes, Készül az új</w:t>
      </w:r>
    </w:p>
  </w:comment>
  <w:comment w:id="132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>Kiírni teljesen ha ez az első</w:t>
      </w:r>
    </w:p>
  </w:comment>
  <w:comment w:id="136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>Az a pont ahol a rosról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137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142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160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>hivatkozzon a pontra, és változzon ha kell neki</w:t>
      </w:r>
    </w:p>
  </w:comment>
  <w:comment w:id="157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>Itt még az összes lábról kell beszélni, a kövi fejeztben leszűkítem egy lábra a szimetria miatt</w:t>
      </w:r>
    </w:p>
  </w:comment>
  <w:comment w:id="165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166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r>
        <w:t>Hivatkozniiiiiiiiii vagy az önlabomra, vagy a szervo adatlapra, vagy egy korábbi pontra</w:t>
      </w:r>
    </w:p>
  </w:comment>
  <w:comment w:id="170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r>
        <w:t>Ci pontot meghatározó egyenlet leírása</w:t>
      </w:r>
    </w:p>
  </w:comment>
  <w:comment w:id="171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r>
        <w:t>Lehet hogy a fejlesztési lehetőségekben kéne erről írnom</w:t>
      </w:r>
    </w:p>
  </w:comment>
  <w:comment w:id="174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r>
        <w:t>Lehet hogy a végére kéne tennem</w:t>
      </w:r>
    </w:p>
  </w:comment>
  <w:comment w:id="183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18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>Ideírni a képen megjelölt két pontot, illetve átírni a szöveget úgy hogy a képet is belevegye</w:t>
      </w:r>
    </w:p>
  </w:comment>
  <w:comment w:id="254" w:author="Sándor Komáromi" w:date="2022-05-22T16:26:00Z" w:initials="SK">
    <w:p w14:paraId="39BB6C86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257" w:author="Sándor Komáromi" w:date="2022-05-22T16:35:00Z" w:initials="SK">
    <w:p w14:paraId="663F2A84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 xml:space="preserve">képek </w:t>
      </w:r>
    </w:p>
  </w:comment>
  <w:comment w:id="267" w:author="Sándor Komáromi" w:date="2022-05-22T22:34:00Z" w:initials="SK">
    <w:p w14:paraId="7ED9F91D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301" w:author="Sándor Komáromi" w:date="2022-05-22T22:44:00Z" w:initials="SK">
    <w:p w14:paraId="0B36D861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Szinoníma keresése</w:t>
      </w:r>
    </w:p>
  </w:comment>
  <w:comment w:id="286" w:author="Sándor Komáromi" w:date="2022-05-22T22:34:00Z" w:initials="SK">
    <w:p w14:paraId="5217CB0B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  <w:p w14:paraId="75D53B9C" w14:textId="77777777" w:rsidR="009D2EBB" w:rsidRDefault="009D2EBB" w:rsidP="009D2EBB">
      <w:pPr>
        <w:pStyle w:val="Jegyzetszveg"/>
      </w:pPr>
      <w:r>
        <w:t>UML diagram</w:t>
      </w:r>
    </w:p>
  </w:comment>
  <w:comment w:id="308" w:author="Sándor Komáromi" w:date="2022-05-22T23:11:00Z" w:initials="SK">
    <w:p w14:paraId="105CCEFA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327" w:author="Sándor Komáromi" w:date="2022-05-22T23:39:00Z" w:initials="SK">
    <w:p w14:paraId="537D17AC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Megkeresni hol hasznéltam a tervező programot először és ott definiálni az inventort</w:t>
      </w:r>
    </w:p>
  </w:comment>
  <w:comment w:id="373" w:author="Sándor Komáromi" w:date="2022-05-26T13:20:00Z" w:initials="SK">
    <w:p w14:paraId="1724D551" w14:textId="235F97D5" w:rsidR="00261F7B" w:rsidRDefault="00261F7B">
      <w:pPr>
        <w:pStyle w:val="Jegyzetszveg"/>
      </w:pPr>
      <w:r>
        <w:rPr>
          <w:rStyle w:val="Jegyzethivatkozs"/>
        </w:rPr>
        <w:annotationRef/>
      </w:r>
      <w:r>
        <w:t>UML diagrammok</w:t>
      </w:r>
    </w:p>
  </w:comment>
  <w:comment w:id="385" w:author="Komáromi Sándor" w:date="2022-05-25T09:24:00Z" w:initials="KS">
    <w:p w14:paraId="4759EF01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Lehet le kell hivatkozni a szervos bekezdést</w:t>
      </w:r>
    </w:p>
  </w:comment>
  <w:comment w:id="431" w:author="Komáromi Sándor" w:date="2022-05-25T12:36:00Z" w:initials="KS">
    <w:p w14:paraId="4C211B2C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Hivatkozni?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1BB9C50" w15:done="0"/>
  <w15:commentEx w15:paraId="556872F1" w15:paraIdParent="41BB9C50" w15:done="0"/>
  <w15:commentEx w15:paraId="7AB70D2D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39BB6C86" w15:done="0"/>
  <w15:commentEx w15:paraId="663F2A84" w15:done="0"/>
  <w15:commentEx w15:paraId="7ED9F91D" w15:done="0"/>
  <w15:commentEx w15:paraId="0B36D861" w15:done="0"/>
  <w15:commentEx w15:paraId="75D53B9C" w15:done="0"/>
  <w15:commentEx w15:paraId="105CCEFA" w15:done="0"/>
  <w15:commentEx w15:paraId="537D17AC" w15:done="0"/>
  <w15:commentEx w15:paraId="1724D551" w15:done="0"/>
  <w15:commentEx w15:paraId="4759EF01" w15:done="0"/>
  <w15:commentEx w15:paraId="4C211B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9169" w16cex:dateUtc="2022-05-21T14:27:00Z"/>
  <w16cex:commentExtensible w16cex:durableId="263727E6" w16cex:dateUtc="2022-05-24T07:46:00Z"/>
  <w16cex:commentExtensible w16cex:durableId="263729A4" w16cex:dateUtc="2022-05-24T07:53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  <w16cex:commentExtensible w16cex:durableId="2639FD08" w16cex:dateUtc="2022-05-26T11:20:00Z"/>
  <w16cex:commentExtensible w16cex:durableId="26387453" w16cex:dateUtc="2022-05-25T07:24:00Z"/>
  <w16cex:commentExtensible w16cex:durableId="2638A158" w16cex:dateUtc="2022-05-25T10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1BB9C50" w16cid:durableId="26339169"/>
  <w16cid:commentId w16cid:paraId="556872F1" w16cid:durableId="263727E6"/>
  <w16cid:commentId w16cid:paraId="7AB70D2D" w16cid:durableId="263729A4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39BB6C86" w16cid:durableId="2634E2A5"/>
  <w16cid:commentId w16cid:paraId="663F2A84" w16cid:durableId="2634E4D5"/>
  <w16cid:commentId w16cid:paraId="7ED9F91D" w16cid:durableId="263538F0"/>
  <w16cid:commentId w16cid:paraId="0B36D861" w16cid:durableId="26353B3F"/>
  <w16cid:commentId w16cid:paraId="75D53B9C" w16cid:durableId="2635390D"/>
  <w16cid:commentId w16cid:paraId="105CCEFA" w16cid:durableId="26354187"/>
  <w16cid:commentId w16cid:paraId="537D17AC" w16cid:durableId="2635481C"/>
  <w16cid:commentId w16cid:paraId="1724D551" w16cid:durableId="2639FD08"/>
  <w16cid:commentId w16cid:paraId="4759EF01" w16cid:durableId="26387453"/>
  <w16cid:commentId w16cid:paraId="4C211B2C" w16cid:durableId="2638A1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33F8E" w14:textId="77777777" w:rsidR="00AB35D1" w:rsidRDefault="00AB35D1">
      <w:r>
        <w:separator/>
      </w:r>
    </w:p>
  </w:endnote>
  <w:endnote w:type="continuationSeparator" w:id="0">
    <w:p w14:paraId="2B4957F7" w14:textId="77777777" w:rsidR="00AB35D1" w:rsidRDefault="00AB3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A5C8B" w14:textId="77777777" w:rsidR="00AB35D1" w:rsidRDefault="00AB35D1">
      <w:r>
        <w:separator/>
      </w:r>
    </w:p>
  </w:footnote>
  <w:footnote w:type="continuationSeparator" w:id="0">
    <w:p w14:paraId="16A75DEC" w14:textId="77777777" w:rsidR="00AB35D1" w:rsidRDefault="00AB35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ános Dusa">
    <w15:presenceInfo w15:providerId="Windows Live" w15:userId="5b3f0fbcd844ad49"/>
  </w15:person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  <w15:person w15:author="Nagy Ákos">
    <w15:presenceInfo w15:providerId="None" w15:userId="Nagy Ákos"/>
  </w15:person>
  <w15:person w15:author="Komáromi Sándor">
    <w15:presenceInfo w15:providerId="AD" w15:userId="S::komaromi@progen.hu::d2bb71a5-2f93-4944-b5dd-01b50519bb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5320C"/>
    <w:rsid w:val="00061F7A"/>
    <w:rsid w:val="0007409F"/>
    <w:rsid w:val="00076797"/>
    <w:rsid w:val="0007766A"/>
    <w:rsid w:val="00082D2E"/>
    <w:rsid w:val="0008782E"/>
    <w:rsid w:val="00090B58"/>
    <w:rsid w:val="00094BD6"/>
    <w:rsid w:val="00096618"/>
    <w:rsid w:val="00096999"/>
    <w:rsid w:val="000A18CD"/>
    <w:rsid w:val="000A3802"/>
    <w:rsid w:val="000A3B32"/>
    <w:rsid w:val="000A7483"/>
    <w:rsid w:val="000B078F"/>
    <w:rsid w:val="000B08E1"/>
    <w:rsid w:val="000B18EE"/>
    <w:rsid w:val="000B2781"/>
    <w:rsid w:val="000B53E0"/>
    <w:rsid w:val="000C08AA"/>
    <w:rsid w:val="000C1BA6"/>
    <w:rsid w:val="000C5DC9"/>
    <w:rsid w:val="000C7D98"/>
    <w:rsid w:val="000D3E88"/>
    <w:rsid w:val="000D71A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376A"/>
    <w:rsid w:val="00114F59"/>
    <w:rsid w:val="00115D77"/>
    <w:rsid w:val="001223BD"/>
    <w:rsid w:val="001237E5"/>
    <w:rsid w:val="0012562C"/>
    <w:rsid w:val="00125D5D"/>
    <w:rsid w:val="001278B7"/>
    <w:rsid w:val="001305D0"/>
    <w:rsid w:val="001333CA"/>
    <w:rsid w:val="00134002"/>
    <w:rsid w:val="001341F4"/>
    <w:rsid w:val="00134B9C"/>
    <w:rsid w:val="00135F87"/>
    <w:rsid w:val="001377FA"/>
    <w:rsid w:val="001418CF"/>
    <w:rsid w:val="00142143"/>
    <w:rsid w:val="00144EBD"/>
    <w:rsid w:val="001456C5"/>
    <w:rsid w:val="001522F2"/>
    <w:rsid w:val="00153800"/>
    <w:rsid w:val="001575AD"/>
    <w:rsid w:val="0016075F"/>
    <w:rsid w:val="001676C5"/>
    <w:rsid w:val="0016794E"/>
    <w:rsid w:val="00171054"/>
    <w:rsid w:val="001808E4"/>
    <w:rsid w:val="00181664"/>
    <w:rsid w:val="0018174E"/>
    <w:rsid w:val="00182E53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B01D7"/>
    <w:rsid w:val="001B2A11"/>
    <w:rsid w:val="001C1124"/>
    <w:rsid w:val="001C1E78"/>
    <w:rsid w:val="001D0CC7"/>
    <w:rsid w:val="001D333D"/>
    <w:rsid w:val="001D4C8D"/>
    <w:rsid w:val="001D7491"/>
    <w:rsid w:val="001E250E"/>
    <w:rsid w:val="001F0442"/>
    <w:rsid w:val="001F09FE"/>
    <w:rsid w:val="001F4150"/>
    <w:rsid w:val="001F48B9"/>
    <w:rsid w:val="001F77F3"/>
    <w:rsid w:val="00203BE5"/>
    <w:rsid w:val="00203E00"/>
    <w:rsid w:val="00204CEC"/>
    <w:rsid w:val="00207585"/>
    <w:rsid w:val="002102C3"/>
    <w:rsid w:val="002128DD"/>
    <w:rsid w:val="00212973"/>
    <w:rsid w:val="00213C4C"/>
    <w:rsid w:val="002141EF"/>
    <w:rsid w:val="00217D10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08E"/>
    <w:rsid w:val="00257980"/>
    <w:rsid w:val="002613E0"/>
    <w:rsid w:val="00261F7B"/>
    <w:rsid w:val="00264A0D"/>
    <w:rsid w:val="00266916"/>
    <w:rsid w:val="00266A20"/>
    <w:rsid w:val="00267677"/>
    <w:rsid w:val="002809F6"/>
    <w:rsid w:val="00283135"/>
    <w:rsid w:val="002841F9"/>
    <w:rsid w:val="00286C2C"/>
    <w:rsid w:val="002916D5"/>
    <w:rsid w:val="0029309C"/>
    <w:rsid w:val="00297F03"/>
    <w:rsid w:val="002A3247"/>
    <w:rsid w:val="002B37E5"/>
    <w:rsid w:val="002B5B06"/>
    <w:rsid w:val="002B66D7"/>
    <w:rsid w:val="002B7893"/>
    <w:rsid w:val="002C0D3C"/>
    <w:rsid w:val="002C6F36"/>
    <w:rsid w:val="002D0621"/>
    <w:rsid w:val="002D095C"/>
    <w:rsid w:val="002D2C06"/>
    <w:rsid w:val="002D3031"/>
    <w:rsid w:val="002D43C1"/>
    <w:rsid w:val="002D6BCD"/>
    <w:rsid w:val="002D6DD8"/>
    <w:rsid w:val="002D7DA9"/>
    <w:rsid w:val="002E1D2A"/>
    <w:rsid w:val="002E267B"/>
    <w:rsid w:val="002E5B86"/>
    <w:rsid w:val="002E5DC1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16047"/>
    <w:rsid w:val="003229C9"/>
    <w:rsid w:val="00323F27"/>
    <w:rsid w:val="003248DF"/>
    <w:rsid w:val="003262E0"/>
    <w:rsid w:val="00327C91"/>
    <w:rsid w:val="00330CF9"/>
    <w:rsid w:val="00331480"/>
    <w:rsid w:val="00334EA2"/>
    <w:rsid w:val="00336F8E"/>
    <w:rsid w:val="00344F8D"/>
    <w:rsid w:val="00345509"/>
    <w:rsid w:val="00347127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23FA"/>
    <w:rsid w:val="003C3900"/>
    <w:rsid w:val="003C6887"/>
    <w:rsid w:val="003D0BF6"/>
    <w:rsid w:val="003D253B"/>
    <w:rsid w:val="003D2B46"/>
    <w:rsid w:val="003D35ED"/>
    <w:rsid w:val="003D6B04"/>
    <w:rsid w:val="003E2ECB"/>
    <w:rsid w:val="003E30F0"/>
    <w:rsid w:val="003E63A0"/>
    <w:rsid w:val="003E6408"/>
    <w:rsid w:val="003E7037"/>
    <w:rsid w:val="003E70B1"/>
    <w:rsid w:val="003F05EE"/>
    <w:rsid w:val="003F4DD8"/>
    <w:rsid w:val="003F5425"/>
    <w:rsid w:val="004045D6"/>
    <w:rsid w:val="00405EF6"/>
    <w:rsid w:val="0040715F"/>
    <w:rsid w:val="00410924"/>
    <w:rsid w:val="004172D0"/>
    <w:rsid w:val="004322E5"/>
    <w:rsid w:val="00435744"/>
    <w:rsid w:val="00436F07"/>
    <w:rsid w:val="0044012F"/>
    <w:rsid w:val="00442782"/>
    <w:rsid w:val="00442BA8"/>
    <w:rsid w:val="00456384"/>
    <w:rsid w:val="00457D85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2C4C"/>
    <w:rsid w:val="004B71A4"/>
    <w:rsid w:val="004B758E"/>
    <w:rsid w:val="004D352E"/>
    <w:rsid w:val="004D385F"/>
    <w:rsid w:val="004D5A3D"/>
    <w:rsid w:val="004E1053"/>
    <w:rsid w:val="004E7E47"/>
    <w:rsid w:val="004F02D7"/>
    <w:rsid w:val="004F03AA"/>
    <w:rsid w:val="004F1E1C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35626"/>
    <w:rsid w:val="00535B6C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59AA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4B4E"/>
    <w:rsid w:val="005D5518"/>
    <w:rsid w:val="005D5D9F"/>
    <w:rsid w:val="005E01E0"/>
    <w:rsid w:val="005E2FCC"/>
    <w:rsid w:val="005E41CE"/>
    <w:rsid w:val="005F537E"/>
    <w:rsid w:val="005F5381"/>
    <w:rsid w:val="005F7F9C"/>
    <w:rsid w:val="00601C8F"/>
    <w:rsid w:val="0060254F"/>
    <w:rsid w:val="006034C7"/>
    <w:rsid w:val="0060426A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9378D"/>
    <w:rsid w:val="006A1B7F"/>
    <w:rsid w:val="006A5031"/>
    <w:rsid w:val="006A5F28"/>
    <w:rsid w:val="006B063D"/>
    <w:rsid w:val="006B19A4"/>
    <w:rsid w:val="006B4569"/>
    <w:rsid w:val="006B505F"/>
    <w:rsid w:val="006B5FB9"/>
    <w:rsid w:val="006B7360"/>
    <w:rsid w:val="006C25EB"/>
    <w:rsid w:val="006C4600"/>
    <w:rsid w:val="006C5AC1"/>
    <w:rsid w:val="006C7773"/>
    <w:rsid w:val="006C7ABC"/>
    <w:rsid w:val="006D338C"/>
    <w:rsid w:val="006D3864"/>
    <w:rsid w:val="006D4B0E"/>
    <w:rsid w:val="006D5DD0"/>
    <w:rsid w:val="006E0786"/>
    <w:rsid w:val="006E3115"/>
    <w:rsid w:val="006E4E19"/>
    <w:rsid w:val="006E52B8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1B57"/>
    <w:rsid w:val="00756D62"/>
    <w:rsid w:val="007676A0"/>
    <w:rsid w:val="00767981"/>
    <w:rsid w:val="00772046"/>
    <w:rsid w:val="00775A30"/>
    <w:rsid w:val="0077717D"/>
    <w:rsid w:val="007805B1"/>
    <w:rsid w:val="007819A0"/>
    <w:rsid w:val="00785C69"/>
    <w:rsid w:val="00787D50"/>
    <w:rsid w:val="007901E9"/>
    <w:rsid w:val="007935AB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B68CC"/>
    <w:rsid w:val="007C05C9"/>
    <w:rsid w:val="007C0D18"/>
    <w:rsid w:val="007C1EF7"/>
    <w:rsid w:val="007C373F"/>
    <w:rsid w:val="007C3C01"/>
    <w:rsid w:val="007C4721"/>
    <w:rsid w:val="007D0736"/>
    <w:rsid w:val="007D1155"/>
    <w:rsid w:val="007D3C53"/>
    <w:rsid w:val="007D4B6A"/>
    <w:rsid w:val="007D65E5"/>
    <w:rsid w:val="007E0B10"/>
    <w:rsid w:val="007E0D9A"/>
    <w:rsid w:val="007E4A8D"/>
    <w:rsid w:val="007E5354"/>
    <w:rsid w:val="007E581D"/>
    <w:rsid w:val="007E654C"/>
    <w:rsid w:val="007E774C"/>
    <w:rsid w:val="007F185C"/>
    <w:rsid w:val="007F3E34"/>
    <w:rsid w:val="007F4BFF"/>
    <w:rsid w:val="007F5C2E"/>
    <w:rsid w:val="00800BF6"/>
    <w:rsid w:val="00803D8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659E4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B4636"/>
    <w:rsid w:val="008C50F2"/>
    <w:rsid w:val="008C5639"/>
    <w:rsid w:val="008C5682"/>
    <w:rsid w:val="008C686D"/>
    <w:rsid w:val="008C7CE3"/>
    <w:rsid w:val="008D1BD1"/>
    <w:rsid w:val="008D2E24"/>
    <w:rsid w:val="008D4788"/>
    <w:rsid w:val="008E0C7B"/>
    <w:rsid w:val="008E7228"/>
    <w:rsid w:val="008F0BD3"/>
    <w:rsid w:val="009005F9"/>
    <w:rsid w:val="00901F4D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16D74"/>
    <w:rsid w:val="00920E8A"/>
    <w:rsid w:val="0092502A"/>
    <w:rsid w:val="00930DFB"/>
    <w:rsid w:val="009331C0"/>
    <w:rsid w:val="00940CB1"/>
    <w:rsid w:val="00940E1D"/>
    <w:rsid w:val="00942648"/>
    <w:rsid w:val="00945B77"/>
    <w:rsid w:val="00951407"/>
    <w:rsid w:val="0095263C"/>
    <w:rsid w:val="00952DB1"/>
    <w:rsid w:val="009546A6"/>
    <w:rsid w:val="009569F9"/>
    <w:rsid w:val="00956F7A"/>
    <w:rsid w:val="00961A87"/>
    <w:rsid w:val="00962BAB"/>
    <w:rsid w:val="00974472"/>
    <w:rsid w:val="009746AE"/>
    <w:rsid w:val="00975061"/>
    <w:rsid w:val="00980069"/>
    <w:rsid w:val="009840DF"/>
    <w:rsid w:val="0098532E"/>
    <w:rsid w:val="00990374"/>
    <w:rsid w:val="00991BAA"/>
    <w:rsid w:val="00992B70"/>
    <w:rsid w:val="00995204"/>
    <w:rsid w:val="00995361"/>
    <w:rsid w:val="0099694B"/>
    <w:rsid w:val="009A0A26"/>
    <w:rsid w:val="009A7F40"/>
    <w:rsid w:val="009B1AB8"/>
    <w:rsid w:val="009B2EED"/>
    <w:rsid w:val="009C03D0"/>
    <w:rsid w:val="009C19FB"/>
    <w:rsid w:val="009C1C93"/>
    <w:rsid w:val="009C1E8C"/>
    <w:rsid w:val="009C512D"/>
    <w:rsid w:val="009D2EBB"/>
    <w:rsid w:val="009D2FD8"/>
    <w:rsid w:val="009D401F"/>
    <w:rsid w:val="009D435A"/>
    <w:rsid w:val="009E2607"/>
    <w:rsid w:val="009E3BB2"/>
    <w:rsid w:val="009E6097"/>
    <w:rsid w:val="009F31BC"/>
    <w:rsid w:val="009F5E63"/>
    <w:rsid w:val="009F6023"/>
    <w:rsid w:val="009F6703"/>
    <w:rsid w:val="00A0387A"/>
    <w:rsid w:val="00A04627"/>
    <w:rsid w:val="00A116FD"/>
    <w:rsid w:val="00A1247F"/>
    <w:rsid w:val="00A12907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554E6"/>
    <w:rsid w:val="00A56B7B"/>
    <w:rsid w:val="00A616AC"/>
    <w:rsid w:val="00A6231A"/>
    <w:rsid w:val="00A630BF"/>
    <w:rsid w:val="00A637C5"/>
    <w:rsid w:val="00A65AD4"/>
    <w:rsid w:val="00A66899"/>
    <w:rsid w:val="00A72BAB"/>
    <w:rsid w:val="00A73111"/>
    <w:rsid w:val="00A7331E"/>
    <w:rsid w:val="00A749E2"/>
    <w:rsid w:val="00A800BF"/>
    <w:rsid w:val="00A82CB5"/>
    <w:rsid w:val="00A83F4B"/>
    <w:rsid w:val="00A878AD"/>
    <w:rsid w:val="00A947DE"/>
    <w:rsid w:val="00A96664"/>
    <w:rsid w:val="00A9757F"/>
    <w:rsid w:val="00AA344F"/>
    <w:rsid w:val="00AA4C6A"/>
    <w:rsid w:val="00AA6D9C"/>
    <w:rsid w:val="00AA731B"/>
    <w:rsid w:val="00AB1AAA"/>
    <w:rsid w:val="00AB2CE9"/>
    <w:rsid w:val="00AB35D1"/>
    <w:rsid w:val="00AB511F"/>
    <w:rsid w:val="00AB5C2A"/>
    <w:rsid w:val="00AC123B"/>
    <w:rsid w:val="00AC1A78"/>
    <w:rsid w:val="00AD0139"/>
    <w:rsid w:val="00AD1813"/>
    <w:rsid w:val="00AD2F82"/>
    <w:rsid w:val="00AD49D8"/>
    <w:rsid w:val="00AD6101"/>
    <w:rsid w:val="00AD6F4A"/>
    <w:rsid w:val="00AD75D7"/>
    <w:rsid w:val="00AD7B77"/>
    <w:rsid w:val="00AE05C4"/>
    <w:rsid w:val="00AE175C"/>
    <w:rsid w:val="00AE354F"/>
    <w:rsid w:val="00AE4DAD"/>
    <w:rsid w:val="00AE6B81"/>
    <w:rsid w:val="00AF09B2"/>
    <w:rsid w:val="00AF2CA4"/>
    <w:rsid w:val="00AF3B98"/>
    <w:rsid w:val="00AF7D44"/>
    <w:rsid w:val="00B004ED"/>
    <w:rsid w:val="00B01044"/>
    <w:rsid w:val="00B01DE5"/>
    <w:rsid w:val="00B03CD8"/>
    <w:rsid w:val="00B077EA"/>
    <w:rsid w:val="00B079AC"/>
    <w:rsid w:val="00B12569"/>
    <w:rsid w:val="00B13FD0"/>
    <w:rsid w:val="00B17499"/>
    <w:rsid w:val="00B176AE"/>
    <w:rsid w:val="00B21428"/>
    <w:rsid w:val="00B2272C"/>
    <w:rsid w:val="00B22F8B"/>
    <w:rsid w:val="00B2318A"/>
    <w:rsid w:val="00B252D4"/>
    <w:rsid w:val="00B323F1"/>
    <w:rsid w:val="00B33F86"/>
    <w:rsid w:val="00B34326"/>
    <w:rsid w:val="00B3587D"/>
    <w:rsid w:val="00B4104A"/>
    <w:rsid w:val="00B42A1F"/>
    <w:rsid w:val="00B509D5"/>
    <w:rsid w:val="00B50CAA"/>
    <w:rsid w:val="00B50F82"/>
    <w:rsid w:val="00B542DA"/>
    <w:rsid w:val="00B55646"/>
    <w:rsid w:val="00B57690"/>
    <w:rsid w:val="00B610BB"/>
    <w:rsid w:val="00B62F4B"/>
    <w:rsid w:val="00B659B4"/>
    <w:rsid w:val="00B70284"/>
    <w:rsid w:val="00B756E0"/>
    <w:rsid w:val="00B82C7D"/>
    <w:rsid w:val="00B944BD"/>
    <w:rsid w:val="00B96880"/>
    <w:rsid w:val="00BA0331"/>
    <w:rsid w:val="00BA0D30"/>
    <w:rsid w:val="00BA21D5"/>
    <w:rsid w:val="00BB1409"/>
    <w:rsid w:val="00BB162F"/>
    <w:rsid w:val="00BC145E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050D"/>
    <w:rsid w:val="00C43330"/>
    <w:rsid w:val="00C43856"/>
    <w:rsid w:val="00C43DB9"/>
    <w:rsid w:val="00C45B5A"/>
    <w:rsid w:val="00C45FBF"/>
    <w:rsid w:val="00C46933"/>
    <w:rsid w:val="00C53F92"/>
    <w:rsid w:val="00C56A1F"/>
    <w:rsid w:val="00C5734B"/>
    <w:rsid w:val="00C60807"/>
    <w:rsid w:val="00C73DEE"/>
    <w:rsid w:val="00C75262"/>
    <w:rsid w:val="00C83822"/>
    <w:rsid w:val="00C867FF"/>
    <w:rsid w:val="00C86D5D"/>
    <w:rsid w:val="00C93C09"/>
    <w:rsid w:val="00C94815"/>
    <w:rsid w:val="00C9701E"/>
    <w:rsid w:val="00C972A3"/>
    <w:rsid w:val="00C97D82"/>
    <w:rsid w:val="00CA2287"/>
    <w:rsid w:val="00CA270C"/>
    <w:rsid w:val="00CA35A6"/>
    <w:rsid w:val="00CB0038"/>
    <w:rsid w:val="00CB25D4"/>
    <w:rsid w:val="00CB5626"/>
    <w:rsid w:val="00CC2118"/>
    <w:rsid w:val="00CC2432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17B0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484C"/>
    <w:rsid w:val="00D45D8C"/>
    <w:rsid w:val="00D536A4"/>
    <w:rsid w:val="00D53F5A"/>
    <w:rsid w:val="00D5403D"/>
    <w:rsid w:val="00D65879"/>
    <w:rsid w:val="00D67E29"/>
    <w:rsid w:val="00D70740"/>
    <w:rsid w:val="00D72AF2"/>
    <w:rsid w:val="00D802A8"/>
    <w:rsid w:val="00D802EA"/>
    <w:rsid w:val="00D81927"/>
    <w:rsid w:val="00D82044"/>
    <w:rsid w:val="00D82205"/>
    <w:rsid w:val="00D82423"/>
    <w:rsid w:val="00D82885"/>
    <w:rsid w:val="00D84C7E"/>
    <w:rsid w:val="00D85501"/>
    <w:rsid w:val="00D95C38"/>
    <w:rsid w:val="00D95E2C"/>
    <w:rsid w:val="00DA0C6C"/>
    <w:rsid w:val="00DA2BFC"/>
    <w:rsid w:val="00DA3719"/>
    <w:rsid w:val="00DA4355"/>
    <w:rsid w:val="00DA568A"/>
    <w:rsid w:val="00DA73D2"/>
    <w:rsid w:val="00DB1924"/>
    <w:rsid w:val="00DC02A5"/>
    <w:rsid w:val="00DC0D77"/>
    <w:rsid w:val="00DC29F6"/>
    <w:rsid w:val="00DC2E8C"/>
    <w:rsid w:val="00DD0478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07FC4"/>
    <w:rsid w:val="00E16169"/>
    <w:rsid w:val="00E162AF"/>
    <w:rsid w:val="00E1761C"/>
    <w:rsid w:val="00E179B9"/>
    <w:rsid w:val="00E20536"/>
    <w:rsid w:val="00E20AF3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48E2"/>
    <w:rsid w:val="00E47504"/>
    <w:rsid w:val="00E47EE0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2856"/>
    <w:rsid w:val="00E72B73"/>
    <w:rsid w:val="00E77507"/>
    <w:rsid w:val="00E775B1"/>
    <w:rsid w:val="00E8385C"/>
    <w:rsid w:val="00E83CF3"/>
    <w:rsid w:val="00E84908"/>
    <w:rsid w:val="00E85131"/>
    <w:rsid w:val="00E86A0C"/>
    <w:rsid w:val="00E87731"/>
    <w:rsid w:val="00E87C8C"/>
    <w:rsid w:val="00E90403"/>
    <w:rsid w:val="00E93191"/>
    <w:rsid w:val="00E9514D"/>
    <w:rsid w:val="00E97A93"/>
    <w:rsid w:val="00EA257F"/>
    <w:rsid w:val="00EA7CA1"/>
    <w:rsid w:val="00EB0EBB"/>
    <w:rsid w:val="00EB3228"/>
    <w:rsid w:val="00EB6B4C"/>
    <w:rsid w:val="00EB74FB"/>
    <w:rsid w:val="00EB7C21"/>
    <w:rsid w:val="00EC3532"/>
    <w:rsid w:val="00ED0419"/>
    <w:rsid w:val="00ED205A"/>
    <w:rsid w:val="00ED366D"/>
    <w:rsid w:val="00ED6337"/>
    <w:rsid w:val="00EE0D13"/>
    <w:rsid w:val="00EE1A1F"/>
    <w:rsid w:val="00EE2264"/>
    <w:rsid w:val="00EE3F6E"/>
    <w:rsid w:val="00EF3EBB"/>
    <w:rsid w:val="00F01FBE"/>
    <w:rsid w:val="00F02ADC"/>
    <w:rsid w:val="00F04D8F"/>
    <w:rsid w:val="00F050F9"/>
    <w:rsid w:val="00F05A6B"/>
    <w:rsid w:val="00F05CD8"/>
    <w:rsid w:val="00F22720"/>
    <w:rsid w:val="00F231C0"/>
    <w:rsid w:val="00F26023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5700"/>
    <w:rsid w:val="00F461CD"/>
    <w:rsid w:val="00F46C77"/>
    <w:rsid w:val="00F5489B"/>
    <w:rsid w:val="00F61BEE"/>
    <w:rsid w:val="00F63103"/>
    <w:rsid w:val="00F721BE"/>
    <w:rsid w:val="00F761E6"/>
    <w:rsid w:val="00F7620A"/>
    <w:rsid w:val="00F80D78"/>
    <w:rsid w:val="00F819A6"/>
    <w:rsid w:val="00F83CFD"/>
    <w:rsid w:val="00F85638"/>
    <w:rsid w:val="00F86ACF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612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rsid w:val="007D1155"/>
    <w:pPr>
      <w:keepNext/>
      <w:pageBreakBefore/>
      <w:spacing w:after="640"/>
      <w:ind w:firstLine="0"/>
      <w:jc w:val="center"/>
      <w:pPrChange w:id="0" w:author="János Dusa" w:date="2022-05-26T14:31:00Z">
        <w:pPr>
          <w:keepNext/>
          <w:pageBreakBefore/>
          <w:spacing w:after="640" w:line="360" w:lineRule="auto"/>
          <w:jc w:val="center"/>
        </w:pPr>
      </w:pPrChange>
    </w:pPr>
    <w:rPr>
      <w:b/>
      <w:caps/>
      <w:sz w:val="36"/>
      <w:rPrChange w:id="0" w:author="János Dusa" w:date="2022-05-26T14:31:00Z">
        <w:rPr>
          <w:b/>
          <w:caps/>
          <w:sz w:val="36"/>
          <w:szCs w:val="24"/>
          <w:lang w:val="hu-HU" w:eastAsia="en-US" w:bidi="ar-SA"/>
        </w:rPr>
      </w:rPrChange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3C6887"/>
    <w:pPr>
      <w:tabs>
        <w:tab w:val="right" w:leader="dot" w:pos="8494"/>
      </w:tabs>
      <w:spacing w:after="0"/>
      <w:ind w:firstLine="0"/>
      <w:pPrChange w:id="1" w:author="János Dusa" w:date="2022-05-27T04:55:00Z">
        <w:pPr>
          <w:tabs>
            <w:tab w:val="right" w:leader="dot" w:pos="8494"/>
          </w:tabs>
          <w:spacing w:line="360" w:lineRule="auto"/>
          <w:jc w:val="both"/>
        </w:pPr>
      </w:pPrChange>
    </w:pPr>
    <w:rPr>
      <w:b/>
      <w:rPrChange w:id="1" w:author="János Dusa" w:date="2022-05-27T04:55:00Z">
        <w:rPr>
          <w:b/>
          <w:sz w:val="24"/>
          <w:szCs w:val="24"/>
          <w:lang w:val="hu-HU" w:eastAsia="en-US" w:bidi="ar-SA"/>
        </w:rPr>
      </w:rPrChange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D5403D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  <w:style w:type="paragraph" w:styleId="Vltozat">
    <w:name w:val="Revision"/>
    <w:hidden/>
    <w:uiPriority w:val="99"/>
    <w:semiHidden/>
    <w:rsid w:val="007D1155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11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10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13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12</b:RefOrder>
  </b:Source>
  <b:Source>
    <b:Tag>Bab182</b:Tag>
    <b:SourceType>BookSection</b:SourceType>
    <b:Guid>{B94902C7-FA47-453D-8BD6-F544FF09D180}</b:Guid>
    <b:Title>Áttérés fizikai robotra</b:Title>
    <b:BookTitle>Járó robot készítése</b:BookTitle>
    <b:Year>2018</b:Year>
    <b:Pages>15.</b:Pages>
    <b:Author>
      <b:Author>
        <b:NameList>
          <b:Person>
            <b:Last>Babits</b:Last>
            <b:First>Mátyás</b:First>
          </b:Person>
        </b:NameList>
      </b:Author>
    </b:Author>
    <b:RefOrder>14</b:RefOrder>
  </b:Source>
  <b:Source>
    <b:Tag>Lid22</b:Tag>
    <b:SourceType>InternetSite</b:SourceType>
    <b:Guid>{20FE089C-2EE1-4A32-AC0E-D50A5B925F36}</b:Guid>
    <b:Title>Lidar</b:Title>
    <b:YearAccessed>2022</b:YearAccessed>
    <b:MonthAccessed>05</b:MonthAccessed>
    <b:DayAccessed>25</b:DayAccessed>
    <b:URL>https://en.wikipedia.org/wiki/Lidar</b:URL>
    <b:Author>
      <b:Author>
        <b:NameList>
          <b:Person>
            <b:Last>Wikipedia</b:Last>
          </b:Person>
        </b:NameList>
      </b:Author>
    </b:Author>
    <b:RefOrder>5</b:RefOrder>
  </b:Source>
  <b:Source>
    <b:Tag>Wik22</b:Tag>
    <b:SourceType>InternetSite</b:SourceType>
    <b:Guid>{B6208145-DB8B-458E-BF06-4DA65D5FB588}</b:Guid>
    <b:Author>
      <b:Author>
        <b:NameList>
          <b:Person>
            <b:Last>Wikipedia</b:Last>
          </b:Person>
        </b:NameList>
      </b:Author>
    </b:Author>
    <b:Title>Inertial measurement unit</b:Title>
    <b:YearAccessed>2022</b:YearAccessed>
    <b:MonthAccessed>05</b:MonthAccessed>
    <b:DayAccessed>25</b:DayAccessed>
    <b:URL>https://en.wikipedia.org/wiki/Inertial_measurement_unit</b:URL>
    <b:RefOrder>6</b:RefOrder>
  </b:Source>
  <b:Source>
    <b:Tag>geo22</b:Tag>
    <b:SourceType>InternetSite</b:SourceType>
    <b:Guid>{C55A9982-AF04-4BB5-AA3C-9D10EDFBD9C9}</b:Guid>
    <b:Title>geometry_msgs/Pose Message</b:Title>
    <b:Year>2022</b:Year>
    <b:Month>03</b:Month>
    <b:Day>02</b:Day>
    <b:YearAccessed>2022</b:YearAccessed>
    <b:MonthAccessed>05</b:MonthAccessed>
    <b:DayAccessed>25</b:DayAccessed>
    <b:URL>http://docs.ros.org/en/api/geometry_msgs/html/msg/Pose.html</b:URL>
    <b:Author>
      <b:Author>
        <b:NameList>
          <b:Person>
            <b:Last>ROS</b:Last>
          </b:Person>
        </b:NameList>
      </b:Author>
    </b:Author>
    <b:RefOrder>15</b:RefOrder>
  </b:Source>
  <b:Source>
    <b:Tag>ROS18</b:Tag>
    <b:SourceType>InternetSite</b:SourceType>
    <b:Guid>{1A72A88D-2001-41FE-8E28-FEC70FAEC197}</b:Guid>
    <b:Author>
      <b:Author>
        <b:NameList>
          <b:Person>
            <b:Last>ROS</b:Last>
          </b:Person>
        </b:NameList>
      </b:Author>
    </b:Author>
    <b:Title>ROS Serial</b:Title>
    <b:Year>2018</b:Year>
    <b:Month>10</b:Month>
    <b:Day>01</b:Day>
    <b:YearAccessed>2022</b:YearAccessed>
    <b:MonthAccessed>05</b:MonthAccessed>
    <b:DayAccessed>26</b:DayAccessed>
    <b:URL>http://wiki.ros.org/rosserial</b:URL>
    <b:RefOrder>7</b:RefOrder>
  </b:Source>
  <b:Source>
    <b:Tag>ROS14</b:Tag>
    <b:SourceType>InternetSite</b:SourceType>
    <b:Guid>{1C9F6187-1F21-46CD-8D09-1C1E8012BB99}</b:Guid>
    <b:Author>
      <b:Author>
        <b:NameList>
          <b:Person>
            <b:Last>ROS</b:Last>
          </b:Person>
        </b:NameList>
      </b:Author>
    </b:Author>
    <b:Title>Hector SLAM</b:Title>
    <b:Year>2014</b:Year>
    <b:Month>04</b:Month>
    <b:Day>14</b:Day>
    <b:YearAccessed>2022</b:YearAccessed>
    <b:MonthAccessed>05</b:MonthAccessed>
    <b:DayAccessed>26</b:DayAccessed>
    <b:URL>http://wiki.ros.org/hector_slam</b:URL>
    <b:RefOrder>9</b:RefOrder>
  </b:Source>
  <b:Source>
    <b:Tag>ROS181</b:Tag>
    <b:SourceType>InternetSite</b:SourceType>
    <b:Guid>{29F1B291-A435-4BE9-BA40-7D709855927D}</b:Guid>
    <b:Author>
      <b:Author>
        <b:NameList>
          <b:Person>
            <b:Last>ROS</b:Last>
          </b:Person>
        </b:NameList>
      </b:Author>
    </b:Author>
    <b:Title>RVIZ</b:Title>
    <b:Year>2018</b:Year>
    <b:Month>05</b:Month>
    <b:Day>16</b:Day>
    <b:YearAccessed>2022</b:YearAccessed>
    <b:MonthAccessed>05</b:MonthAccessed>
    <b:DayAccessed>26</b:DayAccessed>
    <b:URL>http://wiki.ros.org/rviz</b:URL>
    <b:RefOrder>8</b:RefOrder>
  </b:Source>
</b:Sources>
</file>

<file path=customXml/itemProps1.xml><?xml version="1.0" encoding="utf-8"?>
<ds:datastoreItem xmlns:ds="http://schemas.openxmlformats.org/officeDocument/2006/customXml" ds:itemID="{726AA49B-6693-4FCD-9FC4-D0D384D9E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173</TotalTime>
  <Pages>42</Pages>
  <Words>7880</Words>
  <Characters>54372</Characters>
  <Application>Microsoft Office Word</Application>
  <DocSecurity>0</DocSecurity>
  <Lines>453</Lines>
  <Paragraphs>124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62128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János Dusa</cp:lastModifiedBy>
  <cp:revision>13</cp:revision>
  <cp:lastPrinted>2022-05-20T20:07:00Z</cp:lastPrinted>
  <dcterms:created xsi:type="dcterms:W3CDTF">2022-05-26T12:33:00Z</dcterms:created>
  <dcterms:modified xsi:type="dcterms:W3CDTF">2022-05-27T07:52:00Z</dcterms:modified>
</cp:coreProperties>
</file>